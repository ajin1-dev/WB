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7D0B0" w14:textId="0FE63B68" w:rsidR="002D3AEA" w:rsidRPr="000B1D70" w:rsidRDefault="00D309D4" w:rsidP="00E61BC4">
      <w:pPr>
        <w:jc w:val="center"/>
        <w:rPr>
          <w:rFonts w:ascii="Times New Roman" w:eastAsia="Times New Roman" w:hAnsi="Times New Roman" w:cs="Times New Roman"/>
          <w:sz w:val="48"/>
          <w:szCs w:val="48"/>
        </w:rPr>
      </w:pPr>
      <w:r w:rsidRPr="000B1D70">
        <w:rPr>
          <w:rFonts w:ascii="Times New Roman" w:eastAsia="Times New Roman" w:hAnsi="Times New Roman" w:cs="Times New Roman"/>
          <w:sz w:val="48"/>
          <w:szCs w:val="48"/>
        </w:rPr>
        <w:t>Somalia Hunger Story Outline</w:t>
      </w:r>
    </w:p>
    <w:p w14:paraId="567C3AF3" w14:textId="6D483B60" w:rsidR="00E61BC4" w:rsidRPr="000B1D70" w:rsidRDefault="005B7DFB" w:rsidP="00E61BC4">
      <w:pPr>
        <w:pStyle w:val="Heading1"/>
        <w:rPr>
          <w:rFonts w:ascii="Times New Roman" w:eastAsia="Times New Roman" w:hAnsi="Times New Roman" w:cs="Times New Roman"/>
          <w:color w:val="000000" w:themeColor="text1"/>
          <w:sz w:val="36"/>
          <w:szCs w:val="36"/>
        </w:rPr>
      </w:pPr>
      <w:r w:rsidRPr="000B1D70">
        <w:rPr>
          <w:rFonts w:ascii="Times New Roman" w:eastAsia="Times New Roman" w:hAnsi="Times New Roman" w:cs="Times New Roman"/>
          <w:color w:val="000000" w:themeColor="text1"/>
          <w:sz w:val="36"/>
          <w:szCs w:val="36"/>
        </w:rPr>
        <w:t>What is a Hunger Crisis?</w:t>
      </w:r>
    </w:p>
    <w:p w14:paraId="463B2ECE" w14:textId="28DF1E68" w:rsidR="00757B9A" w:rsidRDefault="002E3D5D" w:rsidP="002E3D5D">
      <w:pPr>
        <w:rPr>
          <w:rFonts w:ascii="Times New Roman" w:eastAsia="Times New Roman" w:hAnsi="Times New Roman" w:cs="Times New Roman"/>
        </w:rPr>
      </w:pPr>
      <w:r w:rsidRPr="002E3D5D">
        <w:rPr>
          <w:rFonts w:ascii="Times New Roman" w:eastAsia="Times New Roman" w:hAnsi="Times New Roman" w:cs="Times New Roman"/>
        </w:rPr>
        <w:t>The IPC classifies food insecurity across five phases of increasing severity. In Phase 1 (Minimal), households can meet their basic needs without resorting to unusual strategies. Phase 2 (Stressed) sees households managing adequate food consumption but struggling to cover non-food essentials, forcing some stress-coping behaviors. By Phase 3 (Crisis), households face actual food consumption gaps reflected in elevated acute malnutrition, or are barely meeting minimum food needs by depleting livelihood assets. Phase 4 (Emergency) is marked by large food consumption gaps, very high acute malnutrition, and excess mortality, with households liquidating assets just to survive. Phase 5 (Catastrophe/Famine) represents the most extreme end, where households face total food deprivation even after exhausting all coping mechanisms, with starvation, destitution, and critically high malnutrition and mortality. The corresponding response objectives escalate accordingly — from building resilience at Phase 1, to protecting livelihoods at Phases 2 and 3, to saving lives at Phase 4, and finally to preventing widespread death and total livelihood collapse at Phase 5.</w:t>
      </w:r>
    </w:p>
    <w:p w14:paraId="667903A9" w14:textId="77777777" w:rsidR="002E3D5D" w:rsidRPr="002E3D5D" w:rsidRDefault="002E3D5D" w:rsidP="002E3D5D">
      <w:pPr>
        <w:rPr>
          <w:rFonts w:ascii="Times New Roman" w:eastAsia="Times New Roman" w:hAnsi="Times New Roman" w:cs="Times New Roman"/>
        </w:rPr>
      </w:pPr>
      <w:commentRangeStart w:id="0"/>
      <w:r w:rsidRPr="002E3D5D">
        <w:rPr>
          <w:rFonts w:ascii="Times New Roman" w:eastAsia="Times New Roman" w:hAnsi="Times New Roman" w:cs="Times New Roman"/>
        </w:rPr>
        <w:t>IPC Classifies a Crisis as Phase 3 and above.</w:t>
      </w:r>
      <w:commentRangeEnd w:id="0"/>
      <w:r w:rsidRPr="002E3D5D">
        <w:rPr>
          <w:rStyle w:val="CommentReference"/>
          <w:rFonts w:ascii="Times New Roman" w:eastAsia="Times New Roman" w:hAnsi="Times New Roman" w:cs="Times New Roman"/>
          <w:sz w:val="24"/>
          <w:szCs w:val="24"/>
        </w:rPr>
        <w:commentReference w:id="0"/>
      </w:r>
    </w:p>
    <w:p w14:paraId="0795922E" w14:textId="79ADD42C" w:rsidR="002E3D5D" w:rsidRPr="00933BC4" w:rsidRDefault="002E3D5D" w:rsidP="00933BC4">
      <w:pPr>
        <w:pStyle w:val="ListParagraph"/>
        <w:numPr>
          <w:ilvl w:val="1"/>
          <w:numId w:val="11"/>
        </w:numPr>
        <w:rPr>
          <w:rFonts w:ascii="Times New Roman" w:eastAsia="Times New Roman" w:hAnsi="Times New Roman" w:cs="Times New Roman"/>
        </w:rPr>
      </w:pPr>
      <w:r w:rsidRPr="000B1D70">
        <w:rPr>
          <w:rFonts w:ascii="Times New Roman" w:eastAsia="Times New Roman" w:hAnsi="Times New Roman" w:cs="Times New Roman"/>
        </w:rPr>
        <w:t xml:space="preserve">In the 30 countries that the IPC/CH analyzes, a group that contains the nations with the most dire hunger circumstances, currently 146.53 million people are in crisis of worse, Phase 3+ </w:t>
      </w:r>
      <w:hyperlink r:id="rId11">
        <w:r w:rsidRPr="000B1D70">
          <w:rPr>
            <w:rStyle w:val="Hyperlink"/>
            <w:rFonts w:ascii="Times New Roman" w:eastAsia="Times New Roman" w:hAnsi="Times New Roman" w:cs="Times New Roman"/>
          </w:rPr>
          <w:t>(IPC/CH Dashboard</w:t>
        </w:r>
      </w:hyperlink>
      <w:r w:rsidRPr="000B1D70">
        <w:rPr>
          <w:rFonts w:ascii="Times New Roman" w:eastAsia="Times New Roman" w:hAnsi="Times New Roman" w:cs="Times New Roman"/>
        </w:rPr>
        <w:t>)</w:t>
      </w:r>
    </w:p>
    <w:p w14:paraId="096FA8B6" w14:textId="194D88EE" w:rsidR="003F695E" w:rsidRPr="000B1D70" w:rsidRDefault="003F695E" w:rsidP="003F695E">
      <w:pPr>
        <w:pStyle w:val="ListParagraph"/>
        <w:numPr>
          <w:ilvl w:val="0"/>
          <w:numId w:val="11"/>
        </w:numPr>
        <w:rPr>
          <w:rFonts w:ascii="Times New Roman" w:eastAsia="Times New Roman" w:hAnsi="Times New Roman" w:cs="Times New Roman"/>
        </w:rPr>
      </w:pPr>
      <w:r w:rsidRPr="000B1D70">
        <w:rPr>
          <w:rFonts w:ascii="Times New Roman" w:eastAsia="Times New Roman" w:hAnsi="Times New Roman" w:cs="Times New Roman"/>
        </w:rPr>
        <w:t xml:space="preserve">(Reference to the data availability and collection section) </w:t>
      </w:r>
      <w:r w:rsidR="000F1047" w:rsidRPr="000B1D70">
        <w:rPr>
          <w:rFonts w:ascii="Times New Roman" w:eastAsia="Times New Roman" w:hAnsi="Times New Roman" w:cs="Times New Roman"/>
        </w:rPr>
        <w:t>What is most troubling</w:t>
      </w:r>
      <w:r w:rsidRPr="000B1D70">
        <w:rPr>
          <w:rFonts w:ascii="Times New Roman" w:eastAsia="Times New Roman" w:hAnsi="Times New Roman" w:cs="Times New Roman"/>
        </w:rPr>
        <w:t xml:space="preserve"> is that it might not look like anything at all, at least at the beginning. The people that are most likely to be affected by these things are the people that are the hardest to reach and the people that might not be the most </w:t>
      </w:r>
      <w:commentRangeStart w:id="1"/>
      <w:r w:rsidRPr="000B1D70">
        <w:rPr>
          <w:rFonts w:ascii="Times New Roman" w:eastAsia="Times New Roman" w:hAnsi="Times New Roman" w:cs="Times New Roman"/>
        </w:rPr>
        <w:t>“visible”</w:t>
      </w:r>
      <w:commentRangeEnd w:id="1"/>
      <w:r w:rsidR="00465AA9" w:rsidRPr="000B1D70">
        <w:rPr>
          <w:rStyle w:val="CommentReference"/>
          <w:rFonts w:ascii="Times New Roman" w:eastAsia="Times New Roman" w:hAnsi="Times New Roman" w:cs="Times New Roman"/>
          <w:sz w:val="24"/>
          <w:szCs w:val="24"/>
        </w:rPr>
        <w:commentReference w:id="1"/>
      </w:r>
    </w:p>
    <w:p w14:paraId="68E28CD4" w14:textId="77777777" w:rsidR="0034516E" w:rsidRPr="000B1D70" w:rsidRDefault="0034516E" w:rsidP="0034516E">
      <w:pPr>
        <w:pStyle w:val="ListParagraph"/>
        <w:numPr>
          <w:ilvl w:val="0"/>
          <w:numId w:val="11"/>
        </w:numPr>
        <w:rPr>
          <w:rFonts w:ascii="Times New Roman" w:eastAsia="Times New Roman" w:hAnsi="Times New Roman" w:cs="Times New Roman"/>
        </w:rPr>
      </w:pPr>
      <w:r w:rsidRPr="000B1D70">
        <w:rPr>
          <w:rFonts w:ascii="Times New Roman" w:eastAsia="Times New Roman" w:hAnsi="Times New Roman" w:cs="Times New Roman"/>
        </w:rPr>
        <w:t>There are many things that could cause a hunger crisis</w:t>
      </w:r>
    </w:p>
    <w:p w14:paraId="5641936E" w14:textId="77777777" w:rsidR="0034516E" w:rsidRPr="000B1D70" w:rsidRDefault="0034516E" w:rsidP="0034516E">
      <w:pPr>
        <w:pStyle w:val="ListParagraph"/>
        <w:numPr>
          <w:ilvl w:val="1"/>
          <w:numId w:val="11"/>
        </w:numPr>
        <w:rPr>
          <w:rFonts w:ascii="Times New Roman" w:eastAsia="Times New Roman" w:hAnsi="Times New Roman" w:cs="Times New Roman"/>
        </w:rPr>
      </w:pPr>
      <w:r w:rsidRPr="000B1D70">
        <w:rPr>
          <w:rFonts w:ascii="Times New Roman" w:eastAsia="Times New Roman" w:hAnsi="Times New Roman" w:cs="Times New Roman"/>
        </w:rPr>
        <w:t>Structural Instability in the government can make it harder to provide aid</w:t>
      </w:r>
    </w:p>
    <w:p w14:paraId="2CC1CAD0" w14:textId="77777777" w:rsidR="0034516E" w:rsidRPr="000B1D70" w:rsidRDefault="0034516E" w:rsidP="0034516E">
      <w:pPr>
        <w:pStyle w:val="ListParagraph"/>
        <w:numPr>
          <w:ilvl w:val="1"/>
          <w:numId w:val="11"/>
        </w:numPr>
        <w:rPr>
          <w:rFonts w:ascii="Times New Roman" w:eastAsia="Times New Roman" w:hAnsi="Times New Roman" w:cs="Times New Roman"/>
        </w:rPr>
      </w:pPr>
      <w:r w:rsidRPr="000B1D70">
        <w:rPr>
          <w:rFonts w:ascii="Times New Roman" w:eastAsia="Times New Roman" w:hAnsi="Times New Roman" w:cs="Times New Roman"/>
        </w:rPr>
        <w:t>Price instability in food and fuel</w:t>
      </w:r>
    </w:p>
    <w:p w14:paraId="218E5DF6" w14:textId="77777777" w:rsidR="0034516E" w:rsidRPr="000B1D70" w:rsidRDefault="0034516E" w:rsidP="0034516E">
      <w:pPr>
        <w:pStyle w:val="ListParagraph"/>
        <w:numPr>
          <w:ilvl w:val="1"/>
          <w:numId w:val="11"/>
        </w:numPr>
        <w:rPr>
          <w:rFonts w:ascii="Times New Roman" w:eastAsia="Times New Roman" w:hAnsi="Times New Roman" w:cs="Times New Roman"/>
        </w:rPr>
      </w:pPr>
      <w:r w:rsidRPr="000B1D70">
        <w:rPr>
          <w:rFonts w:ascii="Times New Roman" w:eastAsia="Times New Roman" w:hAnsi="Times New Roman" w:cs="Times New Roman"/>
        </w:rPr>
        <w:t>Climate is a large factor as well. It exacerbates many of the other factors</w:t>
      </w:r>
    </w:p>
    <w:p w14:paraId="6DB77C62" w14:textId="77777777" w:rsidR="0034516E" w:rsidRPr="000B1D70" w:rsidRDefault="0034516E" w:rsidP="0034516E">
      <w:pPr>
        <w:pStyle w:val="ListParagraph"/>
        <w:numPr>
          <w:ilvl w:val="2"/>
          <w:numId w:val="11"/>
        </w:numPr>
        <w:rPr>
          <w:rFonts w:ascii="Times New Roman" w:eastAsia="Times New Roman" w:hAnsi="Times New Roman" w:cs="Times New Roman"/>
        </w:rPr>
      </w:pPr>
      <w:r w:rsidRPr="000B1D70">
        <w:rPr>
          <w:rFonts w:ascii="Times New Roman" w:eastAsia="Times New Roman" w:hAnsi="Times New Roman" w:cs="Times New Roman"/>
        </w:rPr>
        <w:t>More variable rainfall patterns mean a smaller harvest, forcing farmers to lean on volatile food prices</w:t>
      </w:r>
    </w:p>
    <w:p w14:paraId="332BA986" w14:textId="77777777" w:rsidR="0034516E" w:rsidRPr="000B1D70" w:rsidRDefault="0034516E" w:rsidP="0034516E">
      <w:pPr>
        <w:pStyle w:val="ListParagraph"/>
        <w:numPr>
          <w:ilvl w:val="3"/>
          <w:numId w:val="11"/>
        </w:numPr>
        <w:rPr>
          <w:rFonts w:ascii="Times New Roman" w:eastAsia="Times New Roman" w:hAnsi="Times New Roman" w:cs="Times New Roman"/>
        </w:rPr>
      </w:pPr>
      <w:r w:rsidRPr="000B1D70">
        <w:rPr>
          <w:rFonts w:ascii="Times New Roman" w:eastAsia="Times New Roman" w:hAnsi="Times New Roman" w:cs="Times New Roman"/>
        </w:rPr>
        <w:t>Maybe we can include a graph about the amount of rainfall or the year-over-year change in rainfall</w:t>
      </w:r>
    </w:p>
    <w:p w14:paraId="2D133F24" w14:textId="77777777" w:rsidR="0034516E" w:rsidRPr="000B1D70" w:rsidRDefault="0034516E" w:rsidP="0034516E">
      <w:pPr>
        <w:pStyle w:val="ListParagraph"/>
        <w:numPr>
          <w:ilvl w:val="2"/>
          <w:numId w:val="11"/>
        </w:numPr>
        <w:rPr>
          <w:rFonts w:ascii="Times New Roman" w:eastAsia="Times New Roman" w:hAnsi="Times New Roman" w:cs="Times New Roman"/>
        </w:rPr>
      </w:pPr>
      <w:r w:rsidRPr="000B1D70">
        <w:rPr>
          <w:rFonts w:ascii="Times New Roman" w:eastAsia="Times New Roman" w:hAnsi="Times New Roman" w:cs="Times New Roman"/>
        </w:rPr>
        <w:t>Fewer resources, like arable land and fresh water, lead to increased hostility within a nation, leading to civil unrest and instability</w:t>
      </w:r>
    </w:p>
    <w:p w14:paraId="566A0A2A" w14:textId="77777777" w:rsidR="0034516E" w:rsidRPr="000B1D70" w:rsidRDefault="0034516E" w:rsidP="0034516E">
      <w:pPr>
        <w:pStyle w:val="ListParagraph"/>
        <w:numPr>
          <w:ilvl w:val="3"/>
          <w:numId w:val="11"/>
        </w:numPr>
        <w:rPr>
          <w:rFonts w:ascii="Times New Roman" w:eastAsia="Times New Roman" w:hAnsi="Times New Roman" w:cs="Times New Roman"/>
        </w:rPr>
      </w:pPr>
      <w:r w:rsidRPr="000B1D70">
        <w:rPr>
          <w:rFonts w:ascii="Times New Roman" w:eastAsia="Times New Roman" w:hAnsi="Times New Roman" w:cs="Times New Roman"/>
        </w:rPr>
        <w:t>Include figures about Somalia’s total number of displaces peoples</w:t>
      </w:r>
    </w:p>
    <w:p w14:paraId="556471D4" w14:textId="3D14CF0A" w:rsidR="003F695E" w:rsidRPr="000B1D70" w:rsidRDefault="0034516E" w:rsidP="0034516E">
      <w:pPr>
        <w:pStyle w:val="ListParagraph"/>
        <w:numPr>
          <w:ilvl w:val="0"/>
          <w:numId w:val="11"/>
        </w:numPr>
        <w:rPr>
          <w:rFonts w:ascii="Times New Roman" w:eastAsia="Times New Roman" w:hAnsi="Times New Roman" w:cs="Times New Roman"/>
        </w:rPr>
      </w:pPr>
      <w:r w:rsidRPr="000B1D70">
        <w:rPr>
          <w:rFonts w:ascii="Times New Roman" w:eastAsia="Times New Roman" w:hAnsi="Times New Roman" w:cs="Times New Roman"/>
        </w:rPr>
        <w:t>All of these factors are present in Somalia, a nation that has continuously suffered from crisis after crisis.</w:t>
      </w:r>
    </w:p>
    <w:p w14:paraId="580817C1" w14:textId="0A75970B" w:rsidR="006270A8" w:rsidRPr="000B1D70" w:rsidRDefault="00C262A6" w:rsidP="00C25526">
      <w:pPr>
        <w:rPr>
          <w:rFonts w:ascii="Times New Roman" w:eastAsia="Times New Roman" w:hAnsi="Times New Roman" w:cs="Times New Roman"/>
          <w:color w:val="000000" w:themeColor="text1"/>
          <w:sz w:val="36"/>
          <w:szCs w:val="36"/>
        </w:rPr>
      </w:pPr>
      <w:r w:rsidRPr="000B1D70">
        <w:rPr>
          <w:rFonts w:ascii="Times New Roman" w:eastAsia="Times New Roman" w:hAnsi="Times New Roman" w:cs="Times New Roman"/>
          <w:color w:val="000000" w:themeColor="text1"/>
          <w:sz w:val="36"/>
          <w:szCs w:val="36"/>
        </w:rPr>
        <w:t>What is the Current State of Somalia</w:t>
      </w:r>
      <w:r w:rsidR="006270A8" w:rsidRPr="000B1D70">
        <w:rPr>
          <w:rFonts w:ascii="Times New Roman" w:eastAsia="Times New Roman" w:hAnsi="Times New Roman" w:cs="Times New Roman"/>
          <w:color w:val="000000" w:themeColor="text1"/>
          <w:sz w:val="36"/>
          <w:szCs w:val="36"/>
        </w:rPr>
        <w:t>?</w:t>
      </w:r>
    </w:p>
    <w:p w14:paraId="0E158B11" w14:textId="71A38666" w:rsidR="00B86829" w:rsidRPr="000B1D70" w:rsidRDefault="18269D4E" w:rsidP="00B86829">
      <w:pPr>
        <w:pStyle w:val="ListParagraph"/>
        <w:numPr>
          <w:ilvl w:val="0"/>
          <w:numId w:val="11"/>
        </w:numPr>
        <w:rPr>
          <w:rFonts w:ascii="Times New Roman" w:eastAsia="Times New Roman" w:hAnsi="Times New Roman" w:cs="Times New Roman"/>
        </w:rPr>
      </w:pPr>
      <w:r w:rsidRPr="000B1D70">
        <w:rPr>
          <w:rFonts w:ascii="Times New Roman" w:eastAsia="Times New Roman" w:hAnsi="Times New Roman" w:cs="Times New Roman"/>
        </w:rPr>
        <w:t xml:space="preserve">Somalia has </w:t>
      </w:r>
      <w:r w:rsidR="5A09BDFF" w:rsidRPr="000B1D70">
        <w:rPr>
          <w:rFonts w:ascii="Times New Roman" w:eastAsia="Times New Roman" w:hAnsi="Times New Roman" w:cs="Times New Roman"/>
        </w:rPr>
        <w:t>historically</w:t>
      </w:r>
      <w:r w:rsidRPr="000B1D70">
        <w:rPr>
          <w:rFonts w:ascii="Times New Roman" w:eastAsia="Times New Roman" w:hAnsi="Times New Roman" w:cs="Times New Roman"/>
        </w:rPr>
        <w:t xml:space="preserve"> been </w:t>
      </w:r>
      <w:r w:rsidR="52D30DF3" w:rsidRPr="000B1D70">
        <w:rPr>
          <w:rFonts w:ascii="Times New Roman" w:eastAsia="Times New Roman" w:hAnsi="Times New Roman" w:cs="Times New Roman"/>
        </w:rPr>
        <w:t xml:space="preserve">one of </w:t>
      </w:r>
      <w:r w:rsidRPr="000B1D70">
        <w:rPr>
          <w:rFonts w:ascii="Times New Roman" w:eastAsia="Times New Roman" w:hAnsi="Times New Roman" w:cs="Times New Roman"/>
        </w:rPr>
        <w:t xml:space="preserve">the most undernourished </w:t>
      </w:r>
      <w:r w:rsidR="02D6E082" w:rsidRPr="000B1D70">
        <w:rPr>
          <w:rFonts w:ascii="Times New Roman" w:eastAsia="Times New Roman" w:hAnsi="Times New Roman" w:cs="Times New Roman"/>
        </w:rPr>
        <w:t>nations</w:t>
      </w:r>
      <w:r w:rsidRPr="000B1D70">
        <w:rPr>
          <w:rFonts w:ascii="Times New Roman" w:eastAsia="Times New Roman" w:hAnsi="Times New Roman" w:cs="Times New Roman"/>
        </w:rPr>
        <w:t xml:space="preserve"> in the world, by a wide margin.</w:t>
      </w:r>
      <w:r w:rsidR="69276F36" w:rsidRPr="000B1D70">
        <w:rPr>
          <w:rFonts w:ascii="Times New Roman" w:eastAsia="Times New Roman" w:hAnsi="Times New Roman" w:cs="Times New Roman"/>
        </w:rPr>
        <w:t xml:space="preserve"> </w:t>
      </w:r>
      <w:r w:rsidRPr="000B1D70">
        <w:rPr>
          <w:rFonts w:ascii="Times New Roman" w:eastAsia="Times New Roman" w:hAnsi="Times New Roman" w:cs="Times New Roman"/>
        </w:rPr>
        <w:t>A</w:t>
      </w:r>
      <w:r w:rsidR="00B86829" w:rsidRPr="000B1D70">
        <w:rPr>
          <w:rFonts w:ascii="Times New Roman" w:eastAsia="Times New Roman" w:hAnsi="Times New Roman" w:cs="Times New Roman"/>
        </w:rPr>
        <w:t>s of July 2026, Somalia has the 7</w:t>
      </w:r>
      <w:r w:rsidR="00B86829" w:rsidRPr="000B1D70">
        <w:rPr>
          <w:rFonts w:ascii="Times New Roman" w:eastAsia="Times New Roman" w:hAnsi="Times New Roman" w:cs="Times New Roman"/>
          <w:vertAlign w:val="superscript"/>
        </w:rPr>
        <w:t>th</w:t>
      </w:r>
      <w:r w:rsidR="00B86829" w:rsidRPr="000B1D70">
        <w:rPr>
          <w:rFonts w:ascii="Times New Roman" w:eastAsia="Times New Roman" w:hAnsi="Times New Roman" w:cs="Times New Roman"/>
        </w:rPr>
        <w:t xml:space="preserve"> highest proportion of people in IPC Phase 3+ (Dashboard)</w:t>
      </w:r>
    </w:p>
    <w:p w14:paraId="6B84C34B" w14:textId="77777777" w:rsidR="00B86829" w:rsidRPr="000B1D70" w:rsidRDefault="00B86829" w:rsidP="00B86829">
      <w:pPr>
        <w:pStyle w:val="ListParagraph"/>
        <w:numPr>
          <w:ilvl w:val="1"/>
          <w:numId w:val="11"/>
        </w:numPr>
        <w:rPr>
          <w:rFonts w:ascii="Times New Roman" w:eastAsia="Times New Roman" w:hAnsi="Times New Roman" w:cs="Times New Roman"/>
        </w:rPr>
      </w:pPr>
      <w:r w:rsidRPr="000B1D70">
        <w:rPr>
          <w:rFonts w:ascii="Times New Roman" w:eastAsia="Times New Roman" w:hAnsi="Times New Roman" w:cs="Times New Roman"/>
        </w:rPr>
        <w:t>31% of population, over 6 million people</w:t>
      </w:r>
    </w:p>
    <w:p w14:paraId="51C55163" w14:textId="5F451652" w:rsidR="00322CDE" w:rsidRPr="000B1D70" w:rsidRDefault="00322CDE" w:rsidP="00322CDE">
      <w:pPr>
        <w:pStyle w:val="ListParagraph"/>
        <w:numPr>
          <w:ilvl w:val="0"/>
          <w:numId w:val="3"/>
        </w:numPr>
        <w:rPr>
          <w:rFonts w:ascii="Times New Roman" w:eastAsia="Times New Roman" w:hAnsi="Times New Roman" w:cs="Times New Roman"/>
        </w:rPr>
      </w:pPr>
    </w:p>
    <w:p w14:paraId="7D9E531B" w14:textId="003937F9" w:rsidR="005B2523" w:rsidRPr="000B1D70" w:rsidRDefault="009246AC" w:rsidP="005B2523">
      <w:pPr>
        <w:pStyle w:val="ListParagraph"/>
        <w:numPr>
          <w:ilvl w:val="1"/>
          <w:numId w:val="3"/>
        </w:numPr>
        <w:rPr>
          <w:rFonts w:ascii="Times New Roman" w:eastAsia="Times New Roman" w:hAnsi="Times New Roman" w:cs="Times New Roman"/>
        </w:rPr>
      </w:pPr>
      <w:r w:rsidRPr="000B1D70">
        <w:rPr>
          <w:rFonts w:ascii="Times New Roman" w:hAnsi="Times New Roman" w:cs="Times New Roman"/>
          <w:noProof/>
        </w:rPr>
        <w:drawing>
          <wp:inline distT="0" distB="0" distL="0" distR="0" wp14:anchorId="2E250E12" wp14:editId="55F9E949">
            <wp:extent cx="4067000" cy="2905125"/>
            <wp:effectExtent l="0" t="0" r="0" b="0"/>
            <wp:docPr id="955923716" name="Picture 7">
              <a:extLst xmlns:a="http://schemas.openxmlformats.org/drawingml/2006/main">
                <a:ext uri="{FF2B5EF4-FFF2-40B4-BE49-F238E27FC236}">
                  <a16:creationId xmlns:a16="http://schemas.microsoft.com/office/drawing/2014/main" id="{FD21BB74-8E4D-426E-8701-C5463A23C2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79352" cy="2913949"/>
                    </a:xfrm>
                    <a:prstGeom prst="rect">
                      <a:avLst/>
                    </a:prstGeom>
                    <a:noFill/>
                    <a:ln>
                      <a:noFill/>
                    </a:ln>
                  </pic:spPr>
                </pic:pic>
              </a:graphicData>
            </a:graphic>
          </wp:inline>
        </w:drawing>
      </w:r>
    </w:p>
    <w:p w14:paraId="2E994E28" w14:textId="1D448159" w:rsidR="009246AC" w:rsidRPr="000B1D70" w:rsidRDefault="19CB14AF" w:rsidP="1FAD89ED">
      <w:pPr>
        <w:pStyle w:val="ListParagraph"/>
        <w:numPr>
          <w:ilvl w:val="0"/>
          <w:numId w:val="3"/>
        </w:numPr>
        <w:rPr>
          <w:rFonts w:ascii="Times New Roman" w:eastAsia="Times New Roman" w:hAnsi="Times New Roman" w:cs="Times New Roman"/>
        </w:rPr>
      </w:pPr>
      <w:r w:rsidRPr="000B1D70">
        <w:rPr>
          <w:rFonts w:ascii="Times New Roman" w:eastAsia="Times New Roman" w:hAnsi="Times New Roman" w:cs="Times New Roman"/>
        </w:rPr>
        <w:t xml:space="preserve">In recent years, however, some indicators show that Somalia’s plight has improved. Looking at undernourishment, in 2010, 73% of the population was undernourished. This has improved to 53% in 2023.  </w:t>
      </w:r>
    </w:p>
    <w:p w14:paraId="0A3A2210" w14:textId="107531CC" w:rsidR="524D32B5" w:rsidRPr="000B1D70" w:rsidRDefault="47A3870C" w:rsidP="524D32B5">
      <w:pPr>
        <w:pStyle w:val="ListParagraph"/>
        <w:numPr>
          <w:ilvl w:val="0"/>
          <w:numId w:val="3"/>
        </w:numPr>
        <w:rPr>
          <w:rFonts w:ascii="Times New Roman" w:eastAsia="Times New Roman" w:hAnsi="Times New Roman" w:cs="Times New Roman"/>
        </w:rPr>
      </w:pPr>
      <w:r w:rsidRPr="000B1D70">
        <w:rPr>
          <w:rFonts w:ascii="Times New Roman" w:eastAsia="Times New Roman" w:hAnsi="Times New Roman" w:cs="Times New Roman"/>
        </w:rPr>
        <w:t xml:space="preserve">This was largely due to a coordinated effort from humanitarian groups to </w:t>
      </w:r>
    </w:p>
    <w:p w14:paraId="772F4284" w14:textId="54ED8D22" w:rsidR="009246AC" w:rsidRPr="000B1D70" w:rsidRDefault="008D43C3" w:rsidP="009246AC">
      <w:pPr>
        <w:pStyle w:val="ListParagraph"/>
        <w:numPr>
          <w:ilvl w:val="0"/>
          <w:numId w:val="3"/>
        </w:numPr>
        <w:rPr>
          <w:rFonts w:ascii="Times New Roman" w:eastAsia="Times New Roman" w:hAnsi="Times New Roman" w:cs="Times New Roman"/>
        </w:rPr>
      </w:pPr>
      <w:r w:rsidRPr="000B1D70">
        <w:rPr>
          <w:rFonts w:ascii="Times New Roman" w:eastAsia="Times New Roman" w:hAnsi="Times New Roman" w:cs="Times New Roman"/>
        </w:rPr>
        <w:t xml:space="preserve">But if we look at more recent and </w:t>
      </w:r>
      <w:r w:rsidR="00930578" w:rsidRPr="000B1D70">
        <w:rPr>
          <w:rFonts w:ascii="Times New Roman" w:eastAsia="Times New Roman" w:hAnsi="Times New Roman" w:cs="Times New Roman"/>
        </w:rPr>
        <w:t xml:space="preserve">granular data, we can see that </w:t>
      </w:r>
      <w:r w:rsidR="00967BA4" w:rsidRPr="000B1D70">
        <w:rPr>
          <w:rFonts w:ascii="Times New Roman" w:eastAsia="Times New Roman" w:hAnsi="Times New Roman" w:cs="Times New Roman"/>
        </w:rPr>
        <w:t xml:space="preserve">Somalia is still struggling, in fact, </w:t>
      </w:r>
      <w:r w:rsidR="003E0633" w:rsidRPr="000B1D70">
        <w:rPr>
          <w:rFonts w:ascii="Times New Roman" w:eastAsia="Times New Roman" w:hAnsi="Times New Roman" w:cs="Times New Roman"/>
        </w:rPr>
        <w:t xml:space="preserve">food insecurity is </w:t>
      </w:r>
      <w:commentRangeStart w:id="2"/>
      <w:r w:rsidR="003E0633" w:rsidRPr="000B1D70">
        <w:rPr>
          <w:rFonts w:ascii="Times New Roman" w:eastAsia="Times New Roman" w:hAnsi="Times New Roman" w:cs="Times New Roman"/>
        </w:rPr>
        <w:t>currently on the rise.</w:t>
      </w:r>
      <w:commentRangeEnd w:id="2"/>
      <w:r w:rsidR="00970A55" w:rsidRPr="000B1D70">
        <w:rPr>
          <w:rStyle w:val="CommentReference"/>
          <w:rFonts w:ascii="Times New Roman" w:eastAsia="Times New Roman" w:hAnsi="Times New Roman" w:cs="Times New Roman"/>
          <w:sz w:val="24"/>
          <w:szCs w:val="24"/>
        </w:rPr>
        <w:commentReference w:id="2"/>
      </w:r>
      <w:r w:rsidR="4260641C" w:rsidRPr="000B1D70">
        <w:rPr>
          <w:rFonts w:ascii="Times New Roman" w:eastAsia="Times New Roman" w:hAnsi="Times New Roman" w:cs="Times New Roman"/>
        </w:rPr>
        <w:t xml:space="preserve"> Since the beginning of 2020</w:t>
      </w:r>
      <w:r w:rsidR="6049F924" w:rsidRPr="000B1D70">
        <w:rPr>
          <w:rFonts w:ascii="Times New Roman" w:eastAsia="Times New Roman" w:hAnsi="Times New Roman" w:cs="Times New Roman"/>
        </w:rPr>
        <w:t>, when 10% of the population was in IPC Phase 3+, the percent of people in food insecure conditions has worsened</w:t>
      </w:r>
      <w:r w:rsidR="4496E638" w:rsidRPr="000B1D70">
        <w:rPr>
          <w:rFonts w:ascii="Times New Roman" w:eastAsia="Times New Roman" w:hAnsi="Times New Roman" w:cs="Times New Roman"/>
        </w:rPr>
        <w:t xml:space="preserve">. As of April, the proportion of people in IPC Phase 3+ has tripled </w:t>
      </w:r>
      <w:r w:rsidR="5568ADBA" w:rsidRPr="000B1D70">
        <w:rPr>
          <w:rFonts w:ascii="Times New Roman" w:eastAsia="Times New Roman" w:hAnsi="Times New Roman" w:cs="Times New Roman"/>
        </w:rPr>
        <w:t xml:space="preserve">2020’s statistic. Now, over </w:t>
      </w:r>
      <w:r w:rsidR="3D88BD17" w:rsidRPr="000B1D70">
        <w:rPr>
          <w:rFonts w:ascii="Times New Roman" w:eastAsia="Times New Roman" w:hAnsi="Times New Roman" w:cs="Times New Roman"/>
        </w:rPr>
        <w:t>30% of the population in Somalia is classified by the IPC as in a crisis or worse.</w:t>
      </w:r>
    </w:p>
    <w:p w14:paraId="4532C1DA" w14:textId="05FA1F50" w:rsidR="00117B4C" w:rsidRPr="000B1D70" w:rsidRDefault="00117B4C" w:rsidP="009246AC">
      <w:pPr>
        <w:pStyle w:val="ListParagraph"/>
        <w:numPr>
          <w:ilvl w:val="0"/>
          <w:numId w:val="3"/>
        </w:numPr>
        <w:rPr>
          <w:rFonts w:ascii="Times New Roman" w:eastAsia="Times New Roman" w:hAnsi="Times New Roman" w:cs="Times New Roman"/>
        </w:rPr>
      </w:pPr>
      <w:r w:rsidRPr="000B1D70">
        <w:rPr>
          <w:rFonts w:ascii="Times New Roman" w:hAnsi="Times New Roman" w:cs="Times New Roman"/>
          <w:noProof/>
        </w:rPr>
        <w:drawing>
          <wp:inline distT="0" distB="0" distL="0" distR="0" wp14:anchorId="0689DD84" wp14:editId="2AA34E27">
            <wp:extent cx="4267018" cy="3048000"/>
            <wp:effectExtent l="0" t="0" r="635" b="0"/>
            <wp:docPr id="1419729959" name="Picture 9">
              <a:extLst xmlns:a="http://schemas.openxmlformats.org/drawingml/2006/main">
                <a:ext uri="{FF2B5EF4-FFF2-40B4-BE49-F238E27FC236}">
                  <a16:creationId xmlns:a16="http://schemas.microsoft.com/office/drawing/2014/main" id="{FAFE4246-5E18-4A43-A796-A4A20B98EC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76683" cy="3054904"/>
                    </a:xfrm>
                    <a:prstGeom prst="rect">
                      <a:avLst/>
                    </a:prstGeom>
                    <a:noFill/>
                    <a:ln>
                      <a:noFill/>
                    </a:ln>
                  </pic:spPr>
                </pic:pic>
              </a:graphicData>
            </a:graphic>
          </wp:inline>
        </w:drawing>
      </w:r>
    </w:p>
    <w:p w14:paraId="7CF0379D" w14:textId="3FB5DEB0" w:rsidR="00C574D4" w:rsidRPr="000B1D70" w:rsidRDefault="00C574D4" w:rsidP="009246AC">
      <w:pPr>
        <w:pStyle w:val="ListParagraph"/>
        <w:numPr>
          <w:ilvl w:val="0"/>
          <w:numId w:val="3"/>
        </w:numPr>
        <w:rPr>
          <w:rFonts w:ascii="Times New Roman" w:eastAsia="Times New Roman" w:hAnsi="Times New Roman" w:cs="Times New Roman"/>
        </w:rPr>
      </w:pPr>
      <w:r w:rsidRPr="000B1D70">
        <w:rPr>
          <w:rFonts w:ascii="Times New Roman" w:eastAsia="Times New Roman" w:hAnsi="Times New Roman" w:cs="Times New Roman"/>
        </w:rPr>
        <w:t xml:space="preserve">This current crisis is driven </w:t>
      </w:r>
      <w:ins w:id="3" w:author="Divyanshi Wadhwa" w:date="2026-07-20T12:07:00Z" w16du:dateUtc="2026-07-20T16:07:00Z">
        <w:r w:rsidR="00BF3361" w:rsidRPr="000B1D70">
          <w:rPr>
            <w:rFonts w:ascii="Times New Roman" w:eastAsia="Times New Roman" w:hAnsi="Times New Roman" w:cs="Times New Roman"/>
          </w:rPr>
          <w:t xml:space="preserve">by </w:t>
        </w:r>
      </w:ins>
      <w:r w:rsidRPr="000B1D70">
        <w:rPr>
          <w:rFonts w:ascii="Times New Roman" w:eastAsia="Times New Roman" w:hAnsi="Times New Roman" w:cs="Times New Roman"/>
        </w:rPr>
        <w:t xml:space="preserve">a few factors: </w:t>
      </w:r>
      <w:r w:rsidR="008469CD" w:rsidRPr="000B1D70">
        <w:rPr>
          <w:rFonts w:ascii="Times New Roman" w:eastAsia="Times New Roman" w:hAnsi="Times New Roman" w:cs="Times New Roman"/>
        </w:rPr>
        <w:t>Climate, decreasing humanitarian assistance, and 2026 Middle East Conflict</w:t>
      </w:r>
    </w:p>
    <w:p w14:paraId="7EB95D62" w14:textId="7BAFF1A7" w:rsidR="008D275F" w:rsidRPr="000B1D70" w:rsidRDefault="008D275F" w:rsidP="008D275F">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Climate:</w:t>
      </w:r>
    </w:p>
    <w:p w14:paraId="1231AF18" w14:textId="77777777" w:rsidR="00A31BD7" w:rsidRPr="000B1D70" w:rsidRDefault="00A31BD7" w:rsidP="008D275F">
      <w:pPr>
        <w:pStyle w:val="ListParagraph"/>
        <w:numPr>
          <w:ilvl w:val="2"/>
          <w:numId w:val="3"/>
        </w:numPr>
        <w:rPr>
          <w:rFonts w:ascii="Times New Roman" w:eastAsia="Times New Roman" w:hAnsi="Times New Roman" w:cs="Times New Roman"/>
          <w:sz w:val="28"/>
          <w:szCs w:val="28"/>
        </w:rPr>
      </w:pPr>
      <w:r w:rsidRPr="000B1D70">
        <w:rPr>
          <w:rFonts w:ascii="Times New Roman" w:eastAsia="Times New Roman" w:hAnsi="Times New Roman" w:cs="Times New Roman"/>
        </w:rPr>
        <w:t>Rainfall during the Gu season is below predicted levels, which has persisted in the ongoing drought. The was preceded by a failed 2025 Deyr season and especially harsh and dry Jilaal</w:t>
      </w:r>
    </w:p>
    <w:p w14:paraId="1716EE55" w14:textId="77777777" w:rsidR="00A31BD7" w:rsidRPr="000B1D70" w:rsidRDefault="00A31BD7" w:rsidP="008D275F">
      <w:pPr>
        <w:pStyle w:val="ListParagraph"/>
        <w:numPr>
          <w:ilvl w:val="3"/>
          <w:numId w:val="3"/>
        </w:numPr>
        <w:rPr>
          <w:rFonts w:ascii="Times New Roman" w:eastAsia="Times New Roman" w:hAnsi="Times New Roman" w:cs="Times New Roman"/>
          <w:sz w:val="28"/>
          <w:szCs w:val="28"/>
        </w:rPr>
      </w:pPr>
      <w:r w:rsidRPr="000B1D70">
        <w:rPr>
          <w:rFonts w:ascii="Times New Roman" w:eastAsia="Times New Roman" w:hAnsi="Times New Roman" w:cs="Times New Roman"/>
        </w:rPr>
        <w:t>El Nino forecasts signal increased flooding risk later in the year</w:t>
      </w:r>
    </w:p>
    <w:p w14:paraId="65C1F8B6" w14:textId="27D68F27" w:rsidR="00A31BD7" w:rsidRPr="000B1D70" w:rsidRDefault="00A31BD7" w:rsidP="008D275F">
      <w:pPr>
        <w:pStyle w:val="ListParagraph"/>
        <w:numPr>
          <w:ilvl w:val="2"/>
          <w:numId w:val="3"/>
        </w:numPr>
        <w:rPr>
          <w:rFonts w:ascii="Times New Roman" w:eastAsia="Times New Roman" w:hAnsi="Times New Roman" w:cs="Times New Roman"/>
          <w:sz w:val="28"/>
          <w:szCs w:val="28"/>
        </w:rPr>
      </w:pPr>
      <w:r w:rsidRPr="000B1D70">
        <w:rPr>
          <w:rFonts w:ascii="Times New Roman" w:eastAsia="Times New Roman" w:hAnsi="Times New Roman" w:cs="Times New Roman"/>
        </w:rPr>
        <w:t>Failed 2025 Deyr harvest has impacted the carry-over stock from previous seasons, along with increases in fuel prices and imported food costs, this has caused an increase in food prices in the country</w:t>
      </w:r>
    </w:p>
    <w:p w14:paraId="13873ADB" w14:textId="467AD830" w:rsidR="008D275F" w:rsidRPr="000B1D70" w:rsidRDefault="008D275F" w:rsidP="008D275F">
      <w:pPr>
        <w:pStyle w:val="ListParagraph"/>
        <w:numPr>
          <w:ilvl w:val="1"/>
          <w:numId w:val="3"/>
        </w:numPr>
        <w:rPr>
          <w:rFonts w:ascii="Times New Roman" w:eastAsia="Times New Roman" w:hAnsi="Times New Roman" w:cs="Times New Roman"/>
          <w:sz w:val="28"/>
          <w:szCs w:val="28"/>
        </w:rPr>
      </w:pPr>
      <w:r w:rsidRPr="000B1D70">
        <w:rPr>
          <w:rFonts w:ascii="Times New Roman" w:eastAsia="Times New Roman" w:hAnsi="Times New Roman" w:cs="Times New Roman"/>
        </w:rPr>
        <w:t>Conflict:</w:t>
      </w:r>
    </w:p>
    <w:p w14:paraId="785A3052" w14:textId="7EE63A44" w:rsidR="008469CD" w:rsidRPr="000B1D70" w:rsidRDefault="007E3BAE" w:rsidP="008D275F">
      <w:pPr>
        <w:pStyle w:val="ListParagraph"/>
        <w:numPr>
          <w:ilvl w:val="2"/>
          <w:numId w:val="3"/>
        </w:numPr>
        <w:rPr>
          <w:rFonts w:ascii="Times New Roman" w:eastAsia="Times New Roman" w:hAnsi="Times New Roman" w:cs="Times New Roman"/>
          <w:sz w:val="28"/>
          <w:szCs w:val="28"/>
        </w:rPr>
      </w:pPr>
      <w:r w:rsidRPr="000B1D70">
        <w:rPr>
          <w:rFonts w:ascii="Times New Roman" w:eastAsia="Times New Roman" w:hAnsi="Times New Roman" w:cs="Times New Roman"/>
        </w:rPr>
        <w:t>Ongoing conflict in many parts of the country has disrupted agricultural production, markets, and access to humanitarian aid</w:t>
      </w:r>
    </w:p>
    <w:p w14:paraId="741D7AA1" w14:textId="76494011" w:rsidR="008D275F" w:rsidRPr="000B1D70" w:rsidRDefault="008D275F" w:rsidP="008D275F">
      <w:pPr>
        <w:pStyle w:val="ListParagraph"/>
        <w:numPr>
          <w:ilvl w:val="1"/>
          <w:numId w:val="3"/>
        </w:numPr>
        <w:rPr>
          <w:rFonts w:ascii="Times New Roman" w:eastAsia="Times New Roman" w:hAnsi="Times New Roman" w:cs="Times New Roman"/>
          <w:sz w:val="28"/>
          <w:szCs w:val="28"/>
        </w:rPr>
      </w:pPr>
      <w:r w:rsidRPr="000B1D70">
        <w:rPr>
          <w:rFonts w:ascii="Times New Roman" w:eastAsia="Times New Roman" w:hAnsi="Times New Roman" w:cs="Times New Roman"/>
        </w:rPr>
        <w:t>Aid:</w:t>
      </w:r>
    </w:p>
    <w:p w14:paraId="2D9FA879" w14:textId="77777777" w:rsidR="00B6351C" w:rsidRPr="000B1D70" w:rsidRDefault="00B6351C" w:rsidP="00B6351C">
      <w:pPr>
        <w:pStyle w:val="ListParagraph"/>
        <w:numPr>
          <w:ilvl w:val="2"/>
          <w:numId w:val="3"/>
        </w:numPr>
        <w:rPr>
          <w:rFonts w:ascii="Times New Roman" w:eastAsia="Times New Roman" w:hAnsi="Times New Roman" w:cs="Times New Roman"/>
          <w:sz w:val="28"/>
          <w:szCs w:val="28"/>
        </w:rPr>
      </w:pPr>
      <w:r w:rsidRPr="000B1D70">
        <w:rPr>
          <w:rFonts w:ascii="Times New Roman" w:eastAsia="Times New Roman" w:hAnsi="Times New Roman" w:cs="Times New Roman"/>
        </w:rPr>
        <w:t>Humanitarian aid has be severely limited due to large funding cutbacks</w:t>
      </w:r>
    </w:p>
    <w:p w14:paraId="610F001F" w14:textId="77777777" w:rsidR="00B6351C" w:rsidRPr="000B1D70" w:rsidRDefault="00B6351C" w:rsidP="00B6351C">
      <w:pPr>
        <w:pStyle w:val="ListParagraph"/>
        <w:numPr>
          <w:ilvl w:val="3"/>
          <w:numId w:val="3"/>
        </w:numPr>
        <w:rPr>
          <w:rFonts w:ascii="Times New Roman" w:eastAsia="Times New Roman" w:hAnsi="Times New Roman" w:cs="Times New Roman"/>
          <w:sz w:val="28"/>
          <w:szCs w:val="28"/>
        </w:rPr>
      </w:pPr>
      <w:r w:rsidRPr="000B1D70">
        <w:rPr>
          <w:rFonts w:ascii="Times New Roman" w:eastAsia="Times New Roman" w:hAnsi="Times New Roman" w:cs="Times New Roman"/>
        </w:rPr>
        <w:t>WFP: “More than 500 health and nutrition facilities have been closed across the country due to lack of funding, with disease outbreaks not being controlled and mortality risks rising.”</w:t>
      </w:r>
    </w:p>
    <w:p w14:paraId="1784A11F" w14:textId="77777777" w:rsidR="00B6351C" w:rsidRPr="000B1D70" w:rsidRDefault="00B6351C" w:rsidP="00B6351C">
      <w:pPr>
        <w:pStyle w:val="ListParagraph"/>
        <w:numPr>
          <w:ilvl w:val="3"/>
          <w:numId w:val="3"/>
        </w:numPr>
        <w:rPr>
          <w:rFonts w:ascii="Times New Roman" w:eastAsia="Times New Roman" w:hAnsi="Times New Roman" w:cs="Times New Roman"/>
          <w:sz w:val="28"/>
          <w:szCs w:val="28"/>
        </w:rPr>
      </w:pPr>
      <w:r w:rsidRPr="000B1D70">
        <w:rPr>
          <w:rFonts w:ascii="Times New Roman" w:eastAsia="Times New Roman" w:hAnsi="Times New Roman" w:cs="Times New Roman"/>
        </w:rPr>
        <w:t>WFP: “Total measles cases across Somalia have doubled during January to March 2026 compared to the first quarter of 2025, particularly impacting vulnerable and already acutely malnourished children.”</w:t>
      </w:r>
    </w:p>
    <w:p w14:paraId="5625DF67" w14:textId="77777777" w:rsidR="00B6351C" w:rsidRPr="000B1D70" w:rsidRDefault="00B6351C" w:rsidP="00B6351C">
      <w:pPr>
        <w:pStyle w:val="ListParagraph"/>
        <w:numPr>
          <w:ilvl w:val="3"/>
          <w:numId w:val="3"/>
        </w:numPr>
        <w:rPr>
          <w:rFonts w:ascii="Times New Roman" w:eastAsia="Times New Roman" w:hAnsi="Times New Roman" w:cs="Times New Roman"/>
        </w:rPr>
      </w:pPr>
      <w:r w:rsidRPr="000B1D70">
        <w:rPr>
          <w:rFonts w:ascii="Times New Roman" w:eastAsia="Times New Roman" w:hAnsi="Times New Roman" w:cs="Times New Roman"/>
        </w:rPr>
        <w:t>Somalia Humanitarian Needs and Response Plan 2026 is only 20.8% funded (OCHA FTS)</w:t>
      </w:r>
    </w:p>
    <w:p w14:paraId="6F8C36BE" w14:textId="14D1FF0A" w:rsidR="008D275F" w:rsidRPr="000B1D70" w:rsidRDefault="00B6351C" w:rsidP="00B6351C">
      <w:pPr>
        <w:pStyle w:val="ListParagraph"/>
        <w:numPr>
          <w:ilvl w:val="4"/>
          <w:numId w:val="3"/>
        </w:numPr>
        <w:rPr>
          <w:rFonts w:ascii="Times New Roman" w:eastAsia="Times New Roman" w:hAnsi="Times New Roman" w:cs="Times New Roman"/>
          <w:sz w:val="28"/>
          <w:szCs w:val="28"/>
        </w:rPr>
      </w:pPr>
      <w:r w:rsidRPr="000B1D70">
        <w:rPr>
          <w:rFonts w:ascii="Times New Roman" w:eastAsia="Times New Roman" w:hAnsi="Times New Roman" w:cs="Times New Roman"/>
        </w:rPr>
        <w:t>577,000 people were reached from January to April against a target of 2.43 million (24% coverage)</w:t>
      </w:r>
    </w:p>
    <w:p w14:paraId="6EA139B1" w14:textId="3C5C912C" w:rsidR="00A02054" w:rsidRPr="000B1D70" w:rsidRDefault="00A02054" w:rsidP="009246AC">
      <w:pPr>
        <w:pStyle w:val="ListParagraph"/>
        <w:numPr>
          <w:ilvl w:val="0"/>
          <w:numId w:val="3"/>
        </w:numPr>
        <w:rPr>
          <w:rFonts w:ascii="Times New Roman" w:eastAsia="Times New Roman" w:hAnsi="Times New Roman" w:cs="Times New Roman"/>
        </w:rPr>
      </w:pPr>
      <w:r w:rsidRPr="000B1D70">
        <w:rPr>
          <w:rFonts w:ascii="Times New Roman" w:eastAsia="Times New Roman" w:hAnsi="Times New Roman" w:cs="Times New Roman"/>
        </w:rPr>
        <w:t>The scale of the current crisis is large:</w:t>
      </w:r>
    </w:p>
    <w:p w14:paraId="08FBC671" w14:textId="35040E56" w:rsidR="00A02054" w:rsidRPr="000B1D70" w:rsidRDefault="00A02054" w:rsidP="00A02054">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Approximately 6 million (~31%) in IPC Phase 3+</w:t>
      </w:r>
    </w:p>
    <w:p w14:paraId="3DF89BD7" w14:textId="77777777" w:rsidR="00A02054" w:rsidRPr="000B1D70" w:rsidRDefault="00A02054" w:rsidP="00A02054">
      <w:pPr>
        <w:pStyle w:val="ListParagraph"/>
        <w:numPr>
          <w:ilvl w:val="2"/>
          <w:numId w:val="3"/>
        </w:numPr>
        <w:rPr>
          <w:rFonts w:ascii="Times New Roman" w:eastAsia="Times New Roman" w:hAnsi="Times New Roman" w:cs="Times New Roman"/>
        </w:rPr>
      </w:pPr>
      <w:r w:rsidRPr="000B1D70">
        <w:rPr>
          <w:rFonts w:ascii="Times New Roman" w:eastAsia="Times New Roman" w:hAnsi="Times New Roman" w:cs="Times New Roman"/>
        </w:rPr>
        <w:t>1.9 million in IPC Phase 4, nearly tripled in less than a year</w:t>
      </w:r>
    </w:p>
    <w:p w14:paraId="057F6931" w14:textId="77777777" w:rsidR="00A02054" w:rsidRPr="000B1D70" w:rsidRDefault="00A02054" w:rsidP="00A02054">
      <w:pPr>
        <w:pStyle w:val="ListParagraph"/>
        <w:numPr>
          <w:ilvl w:val="2"/>
          <w:numId w:val="3"/>
        </w:numPr>
        <w:rPr>
          <w:rFonts w:ascii="Times New Roman" w:eastAsia="Times New Roman" w:hAnsi="Times New Roman" w:cs="Times New Roman"/>
        </w:rPr>
      </w:pPr>
      <w:r w:rsidRPr="000B1D70">
        <w:rPr>
          <w:rFonts w:ascii="Times New Roman" w:eastAsia="Times New Roman" w:hAnsi="Times New Roman" w:cs="Times New Roman"/>
        </w:rPr>
        <w:t>Conditions are expected to deteriorate further between June and November 2026.</w:t>
      </w:r>
    </w:p>
    <w:p w14:paraId="03F3275D" w14:textId="77777777" w:rsidR="00A02054" w:rsidRPr="000B1D70" w:rsidRDefault="00A02054" w:rsidP="00A02054">
      <w:pPr>
        <w:pStyle w:val="ListParagraph"/>
        <w:numPr>
          <w:ilvl w:val="2"/>
          <w:numId w:val="3"/>
        </w:numPr>
        <w:rPr>
          <w:rFonts w:ascii="Times New Roman" w:eastAsia="Times New Roman" w:hAnsi="Times New Roman" w:cs="Times New Roman"/>
        </w:rPr>
      </w:pPr>
      <w:r w:rsidRPr="000B1D70">
        <w:rPr>
          <w:rFonts w:ascii="Times New Roman" w:eastAsia="Times New Roman" w:hAnsi="Times New Roman" w:cs="Times New Roman"/>
        </w:rPr>
        <w:t>1.88 million children aged 6-59 months are acutely malnourished</w:t>
      </w:r>
    </w:p>
    <w:p w14:paraId="2239D4DB" w14:textId="77777777" w:rsidR="00A02054" w:rsidRPr="000B1D70" w:rsidRDefault="00A02054" w:rsidP="00A02054">
      <w:pPr>
        <w:pStyle w:val="ListParagraph"/>
        <w:numPr>
          <w:ilvl w:val="3"/>
          <w:numId w:val="3"/>
        </w:numPr>
        <w:rPr>
          <w:rFonts w:ascii="Times New Roman" w:eastAsia="Times New Roman" w:hAnsi="Times New Roman" w:cs="Times New Roman"/>
        </w:rPr>
      </w:pPr>
      <w:r w:rsidRPr="000B1D70">
        <w:rPr>
          <w:rFonts w:ascii="Times New Roman" w:eastAsia="Times New Roman" w:hAnsi="Times New Roman" w:cs="Times New Roman"/>
        </w:rPr>
        <w:t>493,000 Severe Acute Malnutrition</w:t>
      </w:r>
    </w:p>
    <w:p w14:paraId="546FF026" w14:textId="541B1D27" w:rsidR="00A5085A" w:rsidRPr="000B1D70" w:rsidRDefault="00A02054" w:rsidP="00A5085A">
      <w:pPr>
        <w:pStyle w:val="ListParagraph"/>
        <w:numPr>
          <w:ilvl w:val="3"/>
          <w:numId w:val="3"/>
        </w:numPr>
        <w:rPr>
          <w:rFonts w:ascii="Times New Roman" w:eastAsia="Times New Roman" w:hAnsi="Times New Roman" w:cs="Times New Roman"/>
        </w:rPr>
      </w:pPr>
      <w:r w:rsidRPr="000B1D70">
        <w:rPr>
          <w:rFonts w:ascii="Times New Roman" w:eastAsia="Times New Roman" w:hAnsi="Times New Roman" w:cs="Times New Roman"/>
        </w:rPr>
        <w:t>1,385,000 Moderate Acute Malnutrition</w:t>
      </w:r>
    </w:p>
    <w:p w14:paraId="3BFA3624" w14:textId="7DB05CDB" w:rsidR="00A02054" w:rsidRPr="000B1D70" w:rsidRDefault="00A02054" w:rsidP="00620AEF">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Due to factors like drought (41%), conflict (23%), and flooding (36%), 304,000 people across Somalia were displaced internally between April and June 2026</w:t>
      </w:r>
    </w:p>
    <w:p w14:paraId="3CE81C94" w14:textId="06FA502E" w:rsidR="00A5085A" w:rsidRPr="000B1D70" w:rsidRDefault="00A5085A" w:rsidP="00A5085A">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Famine Risk has emerged for the first time since the 2022 crisis</w:t>
      </w:r>
      <w:r w:rsidR="006E7433" w:rsidRPr="000B1D70">
        <w:rPr>
          <w:rFonts w:ascii="Times New Roman" w:eastAsia="Times New Roman" w:hAnsi="Times New Roman" w:cs="Times New Roman"/>
        </w:rPr>
        <w:t>:</w:t>
      </w:r>
    </w:p>
    <w:p w14:paraId="2F9D39E6" w14:textId="77777777" w:rsidR="00A5085A" w:rsidRPr="000B1D70" w:rsidRDefault="00A5085A" w:rsidP="00A5085A">
      <w:pPr>
        <w:pStyle w:val="ListParagraph"/>
        <w:numPr>
          <w:ilvl w:val="2"/>
          <w:numId w:val="3"/>
        </w:numPr>
        <w:rPr>
          <w:rFonts w:ascii="Times New Roman" w:eastAsia="Times New Roman" w:hAnsi="Times New Roman" w:cs="Times New Roman"/>
        </w:rPr>
      </w:pPr>
      <w:r w:rsidRPr="000B1D70">
        <w:rPr>
          <w:rFonts w:ascii="Times New Roman" w:eastAsia="Times New Roman" w:hAnsi="Times New Roman" w:cs="Times New Roman"/>
        </w:rPr>
        <w:t>The Burhakaba district in the Bay region faces a famine threat</w:t>
      </w:r>
    </w:p>
    <w:p w14:paraId="3DC3081E" w14:textId="77777777" w:rsidR="00A5085A" w:rsidRPr="000B1D70" w:rsidRDefault="00A5085A" w:rsidP="00A5085A">
      <w:pPr>
        <w:pStyle w:val="ListParagraph"/>
        <w:numPr>
          <w:ilvl w:val="2"/>
          <w:numId w:val="3"/>
        </w:numPr>
        <w:rPr>
          <w:rFonts w:ascii="Times New Roman" w:eastAsia="Times New Roman" w:hAnsi="Times New Roman" w:cs="Times New Roman"/>
        </w:rPr>
      </w:pPr>
      <w:r w:rsidRPr="000B1D70">
        <w:rPr>
          <w:rFonts w:ascii="Times New Roman" w:eastAsia="Times New Roman" w:hAnsi="Times New Roman" w:cs="Times New Roman"/>
        </w:rPr>
        <w:t>This is dependent on continued failure of seasonal rains, sharp food price increases, and insufficient humanitarian aid reaching affected populations.</w:t>
      </w:r>
    </w:p>
    <w:p w14:paraId="7E1B3F63" w14:textId="6E279FC3" w:rsidR="00A5085A" w:rsidRPr="000B1D70" w:rsidRDefault="002B71AF" w:rsidP="00A5085A">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 xml:space="preserve">The </w:t>
      </w:r>
      <w:r w:rsidR="00A5085A" w:rsidRPr="000B1D70">
        <w:rPr>
          <w:rFonts w:ascii="Times New Roman" w:eastAsia="Times New Roman" w:hAnsi="Times New Roman" w:cs="Times New Roman"/>
        </w:rPr>
        <w:t>2022 Crisis: Aftermath of the longest drought on record</w:t>
      </w:r>
    </w:p>
    <w:p w14:paraId="212FAC0C" w14:textId="467FC458" w:rsidR="00A5085A" w:rsidRPr="000B1D70" w:rsidRDefault="00A5085A" w:rsidP="00012069">
      <w:pPr>
        <w:pStyle w:val="ListParagraph"/>
        <w:numPr>
          <w:ilvl w:val="2"/>
          <w:numId w:val="3"/>
        </w:numPr>
        <w:rPr>
          <w:rFonts w:ascii="Times New Roman" w:eastAsia="Times New Roman" w:hAnsi="Times New Roman" w:cs="Times New Roman"/>
        </w:rPr>
      </w:pPr>
      <w:r w:rsidRPr="000B1D70">
        <w:rPr>
          <w:rFonts w:ascii="Times New Roman" w:eastAsia="Times New Roman" w:hAnsi="Times New Roman" w:cs="Times New Roman"/>
        </w:rPr>
        <w:t>Famine was averted through massively scaled up and sustained humanitarian interventions in the aftermath of the longest drought on record.</w:t>
      </w:r>
    </w:p>
    <w:p w14:paraId="6127BB86" w14:textId="478C0BDA" w:rsidR="003E0633" w:rsidRPr="000B1D70" w:rsidRDefault="65B8593D" w:rsidP="00042962">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 xml:space="preserve">Sources: </w:t>
      </w:r>
      <w:hyperlink r:id="rId14">
        <w:r w:rsidRPr="000B1D70">
          <w:rPr>
            <w:rStyle w:val="Hyperlink"/>
            <w:rFonts w:ascii="Times New Roman" w:eastAsia="Times New Roman" w:hAnsi="Times New Roman" w:cs="Times New Roman"/>
          </w:rPr>
          <w:t>IPC April-June Report</w:t>
        </w:r>
      </w:hyperlink>
      <w:r w:rsidR="6F978D69" w:rsidRPr="000B1D70">
        <w:rPr>
          <w:rFonts w:ascii="Times New Roman" w:eastAsia="Times New Roman" w:hAnsi="Times New Roman" w:cs="Times New Roman"/>
        </w:rPr>
        <w:t xml:space="preserve"> and </w:t>
      </w:r>
      <w:hyperlink r:id="rId15">
        <w:r w:rsidR="4C6A5C6E" w:rsidRPr="000B1D70">
          <w:rPr>
            <w:rStyle w:val="Hyperlink"/>
            <w:rFonts w:ascii="Times New Roman" w:eastAsia="Times New Roman" w:hAnsi="Times New Roman" w:cs="Times New Roman"/>
          </w:rPr>
          <w:t>WFP 2026</w:t>
        </w:r>
      </w:hyperlink>
    </w:p>
    <w:p w14:paraId="04602850" w14:textId="695CD9D4" w:rsidR="00042962" w:rsidRPr="000B1D70" w:rsidRDefault="00042962" w:rsidP="00042962">
      <w:pPr>
        <w:pStyle w:val="ListParagraph"/>
        <w:numPr>
          <w:ilvl w:val="0"/>
          <w:numId w:val="3"/>
        </w:numPr>
        <w:rPr>
          <w:rFonts w:ascii="Times New Roman" w:eastAsia="Times New Roman" w:hAnsi="Times New Roman" w:cs="Times New Roman"/>
        </w:rPr>
      </w:pPr>
      <w:r w:rsidRPr="000B1D70">
        <w:rPr>
          <w:rFonts w:ascii="Times New Roman" w:eastAsia="Times New Roman" w:hAnsi="Times New Roman" w:cs="Times New Roman"/>
        </w:rPr>
        <w:t>Th</w:t>
      </w:r>
      <w:r w:rsidR="00DD3FC1" w:rsidRPr="000B1D70">
        <w:rPr>
          <w:rFonts w:ascii="Times New Roman" w:eastAsia="Times New Roman" w:hAnsi="Times New Roman" w:cs="Times New Roman"/>
        </w:rPr>
        <w:t xml:space="preserve">is current crisis and the nature of this current crisis is not </w:t>
      </w:r>
      <w:r w:rsidR="004455A0" w:rsidRPr="000B1D70">
        <w:rPr>
          <w:rFonts w:ascii="Times New Roman" w:eastAsia="Times New Roman" w:hAnsi="Times New Roman" w:cs="Times New Roman"/>
        </w:rPr>
        <w:t xml:space="preserve">new for Somalia, these factors have been historical drivers for food crises in </w:t>
      </w:r>
      <w:r w:rsidR="00F11FE2" w:rsidRPr="000B1D70">
        <w:rPr>
          <w:rFonts w:ascii="Times New Roman" w:eastAsia="Times New Roman" w:hAnsi="Times New Roman" w:cs="Times New Roman"/>
        </w:rPr>
        <w:t>Somalia for the past 30 years</w:t>
      </w:r>
      <w:r w:rsidR="00BE1BD7" w:rsidRPr="000B1D70">
        <w:rPr>
          <w:rFonts w:ascii="Times New Roman" w:eastAsia="Times New Roman" w:hAnsi="Times New Roman" w:cs="Times New Roman"/>
        </w:rPr>
        <w:t>:</w:t>
      </w:r>
    </w:p>
    <w:p w14:paraId="08E514F8" w14:textId="55B67F06" w:rsidR="007C5B8B" w:rsidRPr="000B1D70" w:rsidRDefault="007C5B8B" w:rsidP="007C5B8B">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Climate</w:t>
      </w:r>
    </w:p>
    <w:p w14:paraId="5762271D" w14:textId="77777777" w:rsidR="007C5B8B" w:rsidRPr="000B1D70" w:rsidRDefault="007C5B8B" w:rsidP="007C5B8B">
      <w:pPr>
        <w:pStyle w:val="ListParagraph"/>
        <w:numPr>
          <w:ilvl w:val="2"/>
          <w:numId w:val="3"/>
        </w:numPr>
        <w:rPr>
          <w:rFonts w:ascii="Times New Roman" w:eastAsia="Times New Roman" w:hAnsi="Times New Roman" w:cs="Times New Roman"/>
        </w:rPr>
      </w:pPr>
      <w:r w:rsidRPr="000B1D70">
        <w:rPr>
          <w:rFonts w:ascii="Times New Roman" w:eastAsia="Times New Roman" w:hAnsi="Times New Roman" w:cs="Times New Roman"/>
        </w:rPr>
        <w:t>Gaps between droughts are shrinking and the severity is increasing</w:t>
      </w:r>
    </w:p>
    <w:p w14:paraId="6B836623" w14:textId="34C33502" w:rsidR="007C5B8B" w:rsidRPr="000B1D70" w:rsidRDefault="007C5B8B" w:rsidP="007C5B8B">
      <w:pPr>
        <w:pStyle w:val="ListParagraph"/>
        <w:numPr>
          <w:ilvl w:val="2"/>
          <w:numId w:val="3"/>
        </w:numPr>
        <w:rPr>
          <w:rFonts w:ascii="Times New Roman" w:eastAsia="Times New Roman" w:hAnsi="Times New Roman" w:cs="Times New Roman"/>
        </w:rPr>
      </w:pPr>
      <w:r w:rsidRPr="000B1D70">
        <w:rPr>
          <w:rFonts w:ascii="Times New Roman" w:eastAsia="Times New Roman" w:hAnsi="Times New Roman" w:cs="Times New Roman"/>
        </w:rPr>
        <w:t xml:space="preserve">2022-23 drought was the worst in 40 years, five consecutive failed seasons. </w:t>
      </w:r>
      <w:r w:rsidR="20A20EF3" w:rsidRPr="000B1D70">
        <w:rPr>
          <w:rFonts w:ascii="Times New Roman" w:eastAsia="Times New Roman" w:hAnsi="Times New Roman" w:cs="Times New Roman"/>
        </w:rPr>
        <w:t>There have been three “worst droughts in decades” in the past 15 years (</w:t>
      </w:r>
      <w:hyperlink r:id="rId16">
        <w:r w:rsidR="20A20EF3" w:rsidRPr="000B1D70">
          <w:rPr>
            <w:rStyle w:val="Hyperlink"/>
            <w:rFonts w:ascii="Times New Roman" w:eastAsia="Times New Roman" w:hAnsi="Times New Roman" w:cs="Times New Roman"/>
          </w:rPr>
          <w:t>ConcernUSA 2022</w:t>
        </w:r>
      </w:hyperlink>
      <w:r w:rsidR="20A20EF3" w:rsidRPr="000B1D70">
        <w:rPr>
          <w:rFonts w:ascii="Times New Roman" w:eastAsia="Times New Roman" w:hAnsi="Times New Roman" w:cs="Times New Roman"/>
        </w:rPr>
        <w:t>)</w:t>
      </w:r>
    </w:p>
    <w:p w14:paraId="124DC9B0" w14:textId="11E5034E" w:rsidR="00BE1BD7" w:rsidRPr="000B1D70" w:rsidRDefault="007C5B8B" w:rsidP="007C5B8B">
      <w:pPr>
        <w:pStyle w:val="ListParagraph"/>
        <w:numPr>
          <w:ilvl w:val="2"/>
          <w:numId w:val="3"/>
        </w:numPr>
        <w:rPr>
          <w:rFonts w:ascii="Times New Roman" w:eastAsia="Times New Roman" w:hAnsi="Times New Roman" w:cs="Times New Roman"/>
        </w:rPr>
      </w:pPr>
      <w:r w:rsidRPr="000B1D70">
        <w:rPr>
          <w:rFonts w:ascii="Times New Roman" w:eastAsia="Times New Roman" w:hAnsi="Times New Roman" w:cs="Times New Roman"/>
        </w:rPr>
        <w:t>Drought then flood whiplash: the 2023 El Niño floods came immediately after drought</w:t>
      </w:r>
    </w:p>
    <w:p w14:paraId="6FC5E377" w14:textId="3F197F5B" w:rsidR="002A1A3F" w:rsidRPr="000B1D70" w:rsidRDefault="002A1A3F" w:rsidP="007C5B8B">
      <w:pPr>
        <w:pStyle w:val="ListParagraph"/>
        <w:numPr>
          <w:ilvl w:val="2"/>
          <w:numId w:val="3"/>
        </w:numPr>
        <w:rPr>
          <w:rFonts w:ascii="Times New Roman" w:eastAsia="Times New Roman" w:hAnsi="Times New Roman" w:cs="Times New Roman"/>
        </w:rPr>
      </w:pPr>
      <w:r w:rsidRPr="000B1D70">
        <w:rPr>
          <w:rFonts w:ascii="Times New Roman" w:eastAsia="Times New Roman" w:hAnsi="Times New Roman" w:cs="Times New Roman"/>
        </w:rPr>
        <w:t>Poorer harvests increases food dependency:</w:t>
      </w:r>
    </w:p>
    <w:p w14:paraId="11504A80" w14:textId="77777777" w:rsidR="002A1A3F" w:rsidRPr="000B1D70" w:rsidRDefault="002A1A3F" w:rsidP="002A1A3F">
      <w:pPr>
        <w:pStyle w:val="ListParagraph"/>
        <w:numPr>
          <w:ilvl w:val="3"/>
          <w:numId w:val="3"/>
        </w:numPr>
        <w:rPr>
          <w:rFonts w:ascii="Times New Roman" w:eastAsia="Times New Roman" w:hAnsi="Times New Roman" w:cs="Times New Roman"/>
        </w:rPr>
      </w:pPr>
      <w:r w:rsidRPr="000B1D70">
        <w:rPr>
          <w:rFonts w:ascii="Times New Roman" w:eastAsia="Times New Roman" w:hAnsi="Times New Roman" w:cs="Times New Roman"/>
        </w:rPr>
        <w:t>Somalia now produces less than half the food it did before the collapse of the state in 1991. (IRC, 2023)</w:t>
      </w:r>
    </w:p>
    <w:p w14:paraId="5046C8B3" w14:textId="77777777" w:rsidR="002A1A3F" w:rsidRPr="000B1D70" w:rsidRDefault="002A1A3F" w:rsidP="002A1A3F">
      <w:pPr>
        <w:pStyle w:val="ListParagraph"/>
        <w:numPr>
          <w:ilvl w:val="3"/>
          <w:numId w:val="3"/>
        </w:numPr>
        <w:rPr>
          <w:rFonts w:ascii="Times New Roman" w:eastAsia="Times New Roman" w:hAnsi="Times New Roman" w:cs="Times New Roman"/>
        </w:rPr>
      </w:pPr>
      <w:r w:rsidRPr="000B1D70">
        <w:rPr>
          <w:rFonts w:ascii="Times New Roman" w:eastAsia="Times New Roman" w:hAnsi="Times New Roman" w:cs="Times New Roman"/>
        </w:rPr>
        <w:t>It is heavily dependent on food imports; over 90% of wheat historically from Russia and Ukraine, before the war. (IRC 2023)</w:t>
      </w:r>
    </w:p>
    <w:p w14:paraId="02A1B959" w14:textId="3EAA8929" w:rsidR="002A1A3F" w:rsidRPr="000B1D70" w:rsidRDefault="002A1A3F" w:rsidP="00A2387D">
      <w:pPr>
        <w:pStyle w:val="ListParagraph"/>
        <w:numPr>
          <w:ilvl w:val="3"/>
          <w:numId w:val="3"/>
        </w:numPr>
        <w:rPr>
          <w:rFonts w:ascii="Times New Roman" w:eastAsia="Times New Roman" w:hAnsi="Times New Roman" w:cs="Times New Roman"/>
        </w:rPr>
      </w:pPr>
      <w:r w:rsidRPr="000B1D70">
        <w:rPr>
          <w:rFonts w:ascii="Times New Roman" w:eastAsia="Times New Roman" w:hAnsi="Times New Roman" w:cs="Times New Roman"/>
        </w:rPr>
        <w:t>2026 Middle East conflict is doing the same; diesel and petrol prices are up 30–60% in southern regions, so supply chains are disrupted. (IPC May 2026)</w:t>
      </w:r>
    </w:p>
    <w:p w14:paraId="1034DCBE" w14:textId="52B5DC13" w:rsidR="00BB7284" w:rsidRPr="000B1D70" w:rsidRDefault="00DD3FC1" w:rsidP="00BB7284">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Conflict</w:t>
      </w:r>
    </w:p>
    <w:p w14:paraId="4CDA6634" w14:textId="7A6ED436" w:rsidR="00F11FE2" w:rsidRPr="000B1D70" w:rsidRDefault="00F11FE2" w:rsidP="00F11FE2">
      <w:pPr>
        <w:pStyle w:val="ListParagraph"/>
        <w:numPr>
          <w:ilvl w:val="2"/>
          <w:numId w:val="3"/>
        </w:numPr>
        <w:rPr>
          <w:rFonts w:ascii="Times New Roman" w:eastAsia="Times New Roman" w:hAnsi="Times New Roman" w:cs="Times New Roman"/>
        </w:rPr>
      </w:pPr>
      <w:r w:rsidRPr="000B1D70">
        <w:rPr>
          <w:rFonts w:ascii="Times New Roman" w:eastAsia="Times New Roman" w:hAnsi="Times New Roman" w:cs="Times New Roman"/>
        </w:rPr>
        <w:t xml:space="preserve">arable and grazing lands were commandeered by powerful insurgent groups in many different regions, the same regions where the hunger was the worst </w:t>
      </w:r>
      <w:r w:rsidR="00336670" w:rsidRPr="000B1D70">
        <w:rPr>
          <w:rFonts w:ascii="Times New Roman" w:eastAsia="Times New Roman" w:hAnsi="Times New Roman" w:cs="Times New Roman"/>
        </w:rPr>
        <w:t>(</w:t>
      </w:r>
      <w:hyperlink r:id="rId17">
        <w:r w:rsidR="103092FF" w:rsidRPr="000B1D70">
          <w:rPr>
            <w:rStyle w:val="Hyperlink"/>
            <w:rFonts w:ascii="Times New Roman" w:eastAsia="Times New Roman" w:hAnsi="Times New Roman" w:cs="Times New Roman"/>
          </w:rPr>
          <w:t>Maxwell 2012</w:t>
        </w:r>
      </w:hyperlink>
      <w:r w:rsidR="00336670" w:rsidRPr="000B1D70">
        <w:rPr>
          <w:rFonts w:ascii="Times New Roman" w:eastAsia="Times New Roman" w:hAnsi="Times New Roman" w:cs="Times New Roman"/>
        </w:rPr>
        <w:t>)</w:t>
      </w:r>
    </w:p>
    <w:p w14:paraId="66F1F25B" w14:textId="77777777" w:rsidR="00C52CD4" w:rsidRPr="000B1D70" w:rsidRDefault="00C52CD4" w:rsidP="00C52CD4">
      <w:pPr>
        <w:pStyle w:val="ListParagraph"/>
        <w:numPr>
          <w:ilvl w:val="2"/>
          <w:numId w:val="3"/>
        </w:numPr>
        <w:rPr>
          <w:rFonts w:ascii="Times New Roman" w:eastAsia="Times New Roman" w:hAnsi="Times New Roman" w:cs="Times New Roman"/>
        </w:rPr>
      </w:pPr>
      <w:r w:rsidRPr="000B1D70">
        <w:rPr>
          <w:rFonts w:ascii="Times New Roman" w:eastAsia="Times New Roman" w:hAnsi="Times New Roman" w:cs="Times New Roman"/>
        </w:rPr>
        <w:t>Continued conflict disrupts agriculture, markets and humanitarian access (IPC May 2026)</w:t>
      </w:r>
    </w:p>
    <w:p w14:paraId="6AEB7FEC" w14:textId="77777777" w:rsidR="00C52CD4" w:rsidRPr="000B1D70" w:rsidRDefault="00C52CD4" w:rsidP="00C52CD4">
      <w:pPr>
        <w:pStyle w:val="ListParagraph"/>
        <w:numPr>
          <w:ilvl w:val="2"/>
          <w:numId w:val="3"/>
        </w:numPr>
        <w:rPr>
          <w:rFonts w:ascii="Times New Roman" w:eastAsia="Times New Roman" w:hAnsi="Times New Roman" w:cs="Times New Roman"/>
        </w:rPr>
      </w:pPr>
      <w:r w:rsidRPr="000B1D70">
        <w:rPr>
          <w:rFonts w:ascii="Times New Roman" w:eastAsia="Times New Roman" w:hAnsi="Times New Roman" w:cs="Times New Roman"/>
        </w:rPr>
        <w:t xml:space="preserve">The government collapse of 1991 decreased security, infrastructure and services </w:t>
      </w:r>
    </w:p>
    <w:p w14:paraId="76D866F0" w14:textId="67976C08" w:rsidR="00C52CD4" w:rsidRPr="000B1D70" w:rsidRDefault="00C52CD4" w:rsidP="00C52CD4">
      <w:pPr>
        <w:pStyle w:val="ListParagraph"/>
        <w:numPr>
          <w:ilvl w:val="2"/>
          <w:numId w:val="3"/>
        </w:numPr>
        <w:rPr>
          <w:rFonts w:ascii="Times New Roman" w:eastAsia="Times New Roman" w:hAnsi="Times New Roman" w:cs="Times New Roman"/>
        </w:rPr>
      </w:pPr>
      <w:r w:rsidRPr="000B1D70">
        <w:rPr>
          <w:rFonts w:ascii="Times New Roman" w:eastAsia="Times New Roman" w:hAnsi="Times New Roman" w:cs="Times New Roman"/>
        </w:rPr>
        <w:t>Basic services such as healthcare, education, agricultural extension and veterinary services were either privatized or provided through humanitarian services (Maxwell 2012).</w:t>
      </w:r>
    </w:p>
    <w:p w14:paraId="5CCCE84C" w14:textId="33C54D73" w:rsidR="0042364B" w:rsidRPr="000B1D70" w:rsidRDefault="0042364B" w:rsidP="0042364B">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 xml:space="preserve">All these factors lead to more and more internally displaced </w:t>
      </w:r>
      <w:r w:rsidR="006E7515" w:rsidRPr="000B1D70">
        <w:rPr>
          <w:rFonts w:ascii="Times New Roman" w:eastAsia="Times New Roman" w:hAnsi="Times New Roman" w:cs="Times New Roman"/>
        </w:rPr>
        <w:t>people</w:t>
      </w:r>
      <w:r w:rsidR="00A21ADB" w:rsidRPr="000B1D70">
        <w:rPr>
          <w:rFonts w:ascii="Times New Roman" w:eastAsia="Times New Roman" w:hAnsi="Times New Roman" w:cs="Times New Roman"/>
        </w:rPr>
        <w:t xml:space="preserve">, running from conflict, leaving land that is no longer </w:t>
      </w:r>
      <w:r w:rsidR="003D1EC1" w:rsidRPr="000B1D70">
        <w:rPr>
          <w:rFonts w:ascii="Times New Roman" w:eastAsia="Times New Roman" w:hAnsi="Times New Roman" w:cs="Times New Roman"/>
        </w:rPr>
        <w:t>arable</w:t>
      </w:r>
      <w:r w:rsidR="00A21ADB" w:rsidRPr="000B1D70">
        <w:rPr>
          <w:rFonts w:ascii="Times New Roman" w:eastAsia="Times New Roman" w:hAnsi="Times New Roman" w:cs="Times New Roman"/>
        </w:rPr>
        <w:t>, and in search of aid that is increasingly harder to find</w:t>
      </w:r>
    </w:p>
    <w:p w14:paraId="2063CFCF" w14:textId="73AFB067" w:rsidR="00A646BE" w:rsidRPr="000B1D70" w:rsidRDefault="00A646BE" w:rsidP="00A646BE">
      <w:pPr>
        <w:pStyle w:val="ListParagraph"/>
        <w:numPr>
          <w:ilvl w:val="2"/>
          <w:numId w:val="3"/>
        </w:numPr>
        <w:rPr>
          <w:rFonts w:ascii="Times New Roman" w:eastAsia="Times New Roman" w:hAnsi="Times New Roman" w:cs="Times New Roman"/>
        </w:rPr>
      </w:pPr>
      <w:r w:rsidRPr="000B1D70">
        <w:rPr>
          <w:rFonts w:ascii="Times New Roman" w:eastAsia="Times New Roman" w:hAnsi="Times New Roman" w:cs="Times New Roman"/>
        </w:rPr>
        <w:t xml:space="preserve">Displacement </w:t>
      </w:r>
      <w:r w:rsidR="00080A34" w:rsidRPr="000B1D70">
        <w:rPr>
          <w:rFonts w:ascii="Times New Roman" w:eastAsia="Times New Roman" w:hAnsi="Times New Roman" w:cs="Times New Roman"/>
        </w:rPr>
        <w:t>sharply increases the fragility of a family, as it strips them of land,</w:t>
      </w:r>
      <w:r w:rsidR="00E520B5" w:rsidRPr="000B1D70">
        <w:rPr>
          <w:rFonts w:ascii="Times New Roman" w:eastAsia="Times New Roman" w:hAnsi="Times New Roman" w:cs="Times New Roman"/>
        </w:rPr>
        <w:t xml:space="preserve"> assets, livestock, and social strategies, it massively erodes </w:t>
      </w:r>
      <w:r w:rsidR="00CF26C5" w:rsidRPr="000B1D70">
        <w:rPr>
          <w:rFonts w:ascii="Times New Roman" w:eastAsia="Times New Roman" w:hAnsi="Times New Roman" w:cs="Times New Roman"/>
        </w:rPr>
        <w:t>historically established coping strategies.</w:t>
      </w:r>
    </w:p>
    <w:p w14:paraId="08A006C0" w14:textId="1F3BA05E" w:rsidR="005A0693" w:rsidRPr="000B1D70" w:rsidRDefault="005A0693" w:rsidP="005A0693">
      <w:pPr>
        <w:pStyle w:val="ListParagraph"/>
        <w:numPr>
          <w:ilvl w:val="2"/>
          <w:numId w:val="3"/>
        </w:numPr>
        <w:rPr>
          <w:rFonts w:ascii="Times New Roman" w:eastAsia="Times New Roman" w:hAnsi="Times New Roman" w:cs="Times New Roman"/>
        </w:rPr>
      </w:pPr>
      <w:r w:rsidRPr="000B1D70">
        <w:rPr>
          <w:rFonts w:ascii="Times New Roman" w:eastAsia="Times New Roman" w:hAnsi="Times New Roman" w:cs="Times New Roman"/>
        </w:rPr>
        <w:t xml:space="preserve">At the time the 2010 drought hit, 1.46 million Somalis were already internally displaced, almost entirely due to conflict. Today 3.4 million people are internally displaced. </w:t>
      </w:r>
      <w:r w:rsidR="6E0B5555" w:rsidRPr="000B1D70">
        <w:rPr>
          <w:rFonts w:ascii="Times New Roman" w:eastAsia="Times New Roman" w:hAnsi="Times New Roman" w:cs="Times New Roman"/>
        </w:rPr>
        <w:t>(</w:t>
      </w:r>
      <w:hyperlink r:id="rId18">
        <w:r w:rsidR="6E0B5555" w:rsidRPr="000B1D70">
          <w:rPr>
            <w:rStyle w:val="Hyperlink"/>
            <w:rFonts w:ascii="Times New Roman" w:eastAsia="Times New Roman" w:hAnsi="Times New Roman" w:cs="Times New Roman"/>
          </w:rPr>
          <w:t>Maxwell 2012</w:t>
        </w:r>
      </w:hyperlink>
      <w:r w:rsidR="6E0B5555" w:rsidRPr="000B1D70">
        <w:rPr>
          <w:rFonts w:ascii="Times New Roman" w:eastAsia="Times New Roman" w:hAnsi="Times New Roman" w:cs="Times New Roman"/>
        </w:rPr>
        <w:t>) (</w:t>
      </w:r>
      <w:hyperlink r:id="rId19">
        <w:r w:rsidR="6E0B5555" w:rsidRPr="000B1D70">
          <w:rPr>
            <w:rStyle w:val="Hyperlink"/>
            <w:rFonts w:ascii="Times New Roman" w:eastAsia="Times New Roman" w:hAnsi="Times New Roman" w:cs="Times New Roman"/>
          </w:rPr>
          <w:t>IPC May 2026</w:t>
        </w:r>
      </w:hyperlink>
      <w:r w:rsidR="6E0B5555" w:rsidRPr="000B1D70">
        <w:rPr>
          <w:rFonts w:ascii="Times New Roman" w:eastAsia="Times New Roman" w:hAnsi="Times New Roman" w:cs="Times New Roman"/>
        </w:rPr>
        <w:t>)</w:t>
      </w:r>
    </w:p>
    <w:p w14:paraId="00116E50" w14:textId="45188288" w:rsidR="00F96A08" w:rsidRPr="000B1D70" w:rsidRDefault="005A0693" w:rsidP="00F96A08">
      <w:pPr>
        <w:pStyle w:val="ListParagraph"/>
        <w:numPr>
          <w:ilvl w:val="2"/>
          <w:numId w:val="3"/>
        </w:numPr>
        <w:rPr>
          <w:rFonts w:ascii="Times New Roman" w:eastAsia="Times New Roman" w:hAnsi="Times New Roman" w:cs="Times New Roman"/>
        </w:rPr>
      </w:pPr>
      <w:r w:rsidRPr="000B1D70">
        <w:rPr>
          <w:rFonts w:ascii="Times New Roman" w:eastAsia="Times New Roman" w:hAnsi="Times New Roman" w:cs="Times New Roman"/>
        </w:rPr>
        <w:t>(Can include a viz her</w:t>
      </w:r>
      <w:r w:rsidR="005C0875" w:rsidRPr="000B1D70">
        <w:rPr>
          <w:rFonts w:ascii="Times New Roman" w:eastAsia="Times New Roman" w:hAnsi="Times New Roman" w:cs="Times New Roman"/>
        </w:rPr>
        <w:t>e: We can do a chart or a scroller a</w:t>
      </w:r>
      <w:r w:rsidR="003C1C43" w:rsidRPr="000B1D70">
        <w:rPr>
          <w:rFonts w:ascii="Times New Roman" w:eastAsia="Times New Roman" w:hAnsi="Times New Roman" w:cs="Times New Roman"/>
        </w:rPr>
        <w:t xml:space="preserve">dding annotations </w:t>
      </w:r>
      <w:r w:rsidR="00D164BF" w:rsidRPr="000B1D70">
        <w:rPr>
          <w:rFonts w:ascii="Times New Roman" w:eastAsia="Times New Roman" w:hAnsi="Times New Roman" w:cs="Times New Roman"/>
        </w:rPr>
        <w:t xml:space="preserve">on events like conflicts or </w:t>
      </w:r>
      <w:r w:rsidR="001B5241" w:rsidRPr="000B1D70">
        <w:rPr>
          <w:rFonts w:ascii="Times New Roman" w:eastAsia="Times New Roman" w:hAnsi="Times New Roman" w:cs="Times New Roman"/>
        </w:rPr>
        <w:t>climate events</w:t>
      </w:r>
      <w:r w:rsidR="0033770F" w:rsidRPr="000B1D70">
        <w:rPr>
          <w:rFonts w:ascii="Times New Roman" w:eastAsia="Times New Roman" w:hAnsi="Times New Roman" w:cs="Times New Roman"/>
        </w:rPr>
        <w:t>)</w:t>
      </w:r>
    </w:p>
    <w:p w14:paraId="6A82B949" w14:textId="1BE83F66" w:rsidR="00EA30AA" w:rsidRPr="000B1D70" w:rsidRDefault="00F551F3" w:rsidP="000D61C0">
      <w:pPr>
        <w:pStyle w:val="ListParagraph"/>
        <w:numPr>
          <w:ilvl w:val="0"/>
          <w:numId w:val="3"/>
        </w:numPr>
        <w:rPr>
          <w:rFonts w:ascii="Times New Roman" w:eastAsia="Times New Roman" w:hAnsi="Times New Roman" w:cs="Times New Roman"/>
        </w:rPr>
      </w:pPr>
      <w:r w:rsidRPr="000B1D70">
        <w:rPr>
          <w:rFonts w:ascii="Times New Roman" w:eastAsia="Times New Roman" w:hAnsi="Times New Roman" w:cs="Times New Roman"/>
        </w:rPr>
        <w:t xml:space="preserve">The </w:t>
      </w:r>
      <w:r w:rsidR="003E0A4D" w:rsidRPr="000B1D70">
        <w:rPr>
          <w:rFonts w:ascii="Times New Roman" w:eastAsia="Times New Roman" w:hAnsi="Times New Roman" w:cs="Times New Roman"/>
        </w:rPr>
        <w:t>“interwovenness”</w:t>
      </w:r>
      <w:r w:rsidRPr="000B1D70">
        <w:rPr>
          <w:rFonts w:ascii="Times New Roman" w:eastAsia="Times New Roman" w:hAnsi="Times New Roman" w:cs="Times New Roman"/>
        </w:rPr>
        <w:t xml:space="preserve"> of the</w:t>
      </w:r>
      <w:r w:rsidR="0075135B" w:rsidRPr="000B1D70">
        <w:rPr>
          <w:rFonts w:ascii="Times New Roman" w:eastAsia="Times New Roman" w:hAnsi="Times New Roman" w:cs="Times New Roman"/>
        </w:rPr>
        <w:t xml:space="preserve">se factors </w:t>
      </w:r>
      <w:r w:rsidR="003E0A4D" w:rsidRPr="000B1D70">
        <w:rPr>
          <w:rFonts w:ascii="Times New Roman" w:eastAsia="Times New Roman" w:hAnsi="Times New Roman" w:cs="Times New Roman"/>
        </w:rPr>
        <w:t>means that the detection</w:t>
      </w:r>
      <w:r w:rsidR="00A75D6F" w:rsidRPr="000B1D70">
        <w:rPr>
          <w:rFonts w:ascii="Times New Roman" w:eastAsia="Times New Roman" w:hAnsi="Times New Roman" w:cs="Times New Roman"/>
        </w:rPr>
        <w:t xml:space="preserve"> </w:t>
      </w:r>
      <w:r w:rsidR="00EA30AA" w:rsidRPr="000B1D70">
        <w:rPr>
          <w:rFonts w:ascii="Times New Roman" w:eastAsia="Times New Roman" w:hAnsi="Times New Roman" w:cs="Times New Roman"/>
        </w:rPr>
        <w:t>of oncoming crises is very hard. Even when they are detected, the warnings must still be heeded and acted upon</w:t>
      </w:r>
    </w:p>
    <w:p w14:paraId="7FA3D2A4" w14:textId="5C6D6B38" w:rsidR="000D61C0" w:rsidRPr="000B1D70" w:rsidRDefault="009B6AA2" w:rsidP="000D61C0">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 xml:space="preserve">One of the worst famines in the world (maybe) occurred in Somalia </w:t>
      </w:r>
      <w:r w:rsidR="00F8486E" w:rsidRPr="000B1D70">
        <w:rPr>
          <w:rFonts w:ascii="Times New Roman" w:eastAsia="Times New Roman" w:hAnsi="Times New Roman" w:cs="Times New Roman"/>
        </w:rPr>
        <w:t>from 2010-2012</w:t>
      </w:r>
    </w:p>
    <w:p w14:paraId="4940563A" w14:textId="22D6BB06" w:rsidR="00F8486E" w:rsidRPr="000B1D70" w:rsidRDefault="00F8486E" w:rsidP="004539BA">
      <w:pPr>
        <w:pStyle w:val="ListParagraph"/>
        <w:numPr>
          <w:ilvl w:val="2"/>
          <w:numId w:val="3"/>
        </w:numPr>
        <w:rPr>
          <w:rFonts w:ascii="Times New Roman" w:eastAsia="Times New Roman" w:hAnsi="Times New Roman" w:cs="Times New Roman"/>
        </w:rPr>
      </w:pPr>
      <w:r w:rsidRPr="000B1D70">
        <w:rPr>
          <w:rFonts w:ascii="Times New Roman" w:eastAsia="Times New Roman" w:hAnsi="Times New Roman" w:cs="Times New Roman"/>
        </w:rPr>
        <w:t xml:space="preserve">It took </w:t>
      </w:r>
      <w:r w:rsidR="00FD6E8F" w:rsidRPr="000B1D70">
        <w:rPr>
          <w:rFonts w:ascii="Times New Roman" w:eastAsia="Times New Roman" w:hAnsi="Times New Roman" w:cs="Times New Roman"/>
        </w:rPr>
        <w:t>place only 6 months after a harvest that was well above the 5 year average (Maxwell 2012)</w:t>
      </w:r>
    </w:p>
    <w:p w14:paraId="60037232" w14:textId="724F03D1" w:rsidR="00FD6E8F" w:rsidRPr="000B1D70" w:rsidRDefault="00614A11" w:rsidP="004539BA">
      <w:pPr>
        <w:pStyle w:val="ListParagraph"/>
        <w:numPr>
          <w:ilvl w:val="2"/>
          <w:numId w:val="3"/>
        </w:numPr>
        <w:rPr>
          <w:rFonts w:ascii="Times New Roman" w:eastAsia="Times New Roman" w:hAnsi="Times New Roman" w:cs="Times New Roman"/>
        </w:rPr>
      </w:pPr>
      <w:r w:rsidRPr="000B1D70">
        <w:rPr>
          <w:rFonts w:ascii="Times New Roman" w:eastAsia="Times New Roman" w:hAnsi="Times New Roman" w:cs="Times New Roman"/>
        </w:rPr>
        <w:t>Nearly 260,000 died in this famine, half of them were children (</w:t>
      </w:r>
      <w:hyperlink r:id="rId20">
        <w:r w:rsidR="53FE3F8D" w:rsidRPr="000B1D70">
          <w:rPr>
            <w:rStyle w:val="Hyperlink"/>
            <w:rFonts w:ascii="Times New Roman" w:eastAsia="Times New Roman" w:hAnsi="Times New Roman" w:cs="Times New Roman"/>
          </w:rPr>
          <w:t>UN News</w:t>
        </w:r>
      </w:hyperlink>
      <w:r w:rsidRPr="000B1D70">
        <w:rPr>
          <w:rFonts w:ascii="Times New Roman" w:eastAsia="Times New Roman" w:hAnsi="Times New Roman" w:cs="Times New Roman"/>
        </w:rPr>
        <w:t>)</w:t>
      </w:r>
    </w:p>
    <w:p w14:paraId="0B65FC49" w14:textId="30B5EC9A" w:rsidR="008063F1" w:rsidRPr="000B1D70" w:rsidRDefault="008063F1" w:rsidP="008063F1">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There had been early warning of a crisis in the Horn—and specific warnings about Somalia—for nearly 11 months prior to the declaration of famine</w:t>
      </w:r>
      <w:r w:rsidR="0006369F" w:rsidRPr="000B1D70">
        <w:rPr>
          <w:rFonts w:ascii="Times New Roman" w:eastAsia="Times New Roman" w:hAnsi="Times New Roman" w:cs="Times New Roman"/>
        </w:rPr>
        <w:t>, but these warnings weren’t heeded</w:t>
      </w:r>
    </w:p>
    <w:p w14:paraId="5CD21430" w14:textId="76A23A32" w:rsidR="00614A11" w:rsidRPr="000B1D70" w:rsidRDefault="00567C4F" w:rsidP="008063F1">
      <w:pPr>
        <w:pStyle w:val="ListParagraph"/>
        <w:numPr>
          <w:ilvl w:val="0"/>
          <w:numId w:val="3"/>
        </w:numPr>
        <w:rPr>
          <w:rFonts w:ascii="Times New Roman" w:eastAsia="Times New Roman" w:hAnsi="Times New Roman" w:cs="Times New Roman"/>
        </w:rPr>
      </w:pPr>
      <w:r w:rsidRPr="000B1D70">
        <w:rPr>
          <w:rFonts w:ascii="Times New Roman" w:eastAsia="Times New Roman" w:hAnsi="Times New Roman" w:cs="Times New Roman"/>
        </w:rPr>
        <w:t>The problem was that the warnings weren’t believed</w:t>
      </w:r>
    </w:p>
    <w:p w14:paraId="291F5E2D" w14:textId="6F7FD773" w:rsidR="00567C4F" w:rsidRPr="000B1D70" w:rsidRDefault="007B6E9E" w:rsidP="007B6E9E">
      <w:pPr>
        <w:rPr>
          <w:rFonts w:ascii="Times New Roman" w:eastAsia="Times New Roman" w:hAnsi="Times New Roman" w:cs="Times New Roman"/>
          <w:color w:val="000000" w:themeColor="text1"/>
          <w:sz w:val="36"/>
          <w:szCs w:val="36"/>
        </w:rPr>
      </w:pPr>
      <w:r w:rsidRPr="000B1D70">
        <w:rPr>
          <w:rFonts w:ascii="Times New Roman" w:eastAsia="Times New Roman" w:hAnsi="Times New Roman" w:cs="Times New Roman"/>
          <w:color w:val="000000" w:themeColor="text1"/>
          <w:sz w:val="36"/>
          <w:szCs w:val="36"/>
        </w:rPr>
        <w:t>Fighting Hunger with National Preparedness Plans</w:t>
      </w:r>
    </w:p>
    <w:p w14:paraId="52DC60AF" w14:textId="5CC2D522" w:rsidR="00FA0BDD" w:rsidRPr="000B1D70" w:rsidRDefault="000C5DA9" w:rsidP="000C5DA9">
      <w:pPr>
        <w:pStyle w:val="ListParagraph"/>
        <w:numPr>
          <w:ilvl w:val="0"/>
          <w:numId w:val="3"/>
        </w:numPr>
        <w:rPr>
          <w:rFonts w:ascii="Times New Roman" w:eastAsia="Times New Roman" w:hAnsi="Times New Roman" w:cs="Times New Roman"/>
        </w:rPr>
      </w:pPr>
      <w:r w:rsidRPr="000B1D70">
        <w:rPr>
          <w:rFonts w:ascii="Times New Roman" w:eastAsia="Times New Roman" w:hAnsi="Times New Roman" w:cs="Times New Roman"/>
        </w:rPr>
        <w:t>On January 1</w:t>
      </w:r>
      <w:r w:rsidRPr="000B1D70">
        <w:rPr>
          <w:rFonts w:ascii="Times New Roman" w:eastAsia="Times New Roman" w:hAnsi="Times New Roman" w:cs="Times New Roman"/>
          <w:vertAlign w:val="superscript"/>
        </w:rPr>
        <w:t>st</w:t>
      </w:r>
      <w:r w:rsidRPr="000B1D70">
        <w:rPr>
          <w:rFonts w:ascii="Times New Roman" w:eastAsia="Times New Roman" w:hAnsi="Times New Roman" w:cs="Times New Roman"/>
        </w:rPr>
        <w:t xml:space="preserve">, </w:t>
      </w:r>
      <w:r w:rsidR="00FA0BDD" w:rsidRPr="000B1D70">
        <w:rPr>
          <w:rFonts w:ascii="Times New Roman" w:eastAsia="Times New Roman" w:hAnsi="Times New Roman" w:cs="Times New Roman"/>
        </w:rPr>
        <w:t>2024</w:t>
      </w:r>
      <w:r w:rsidR="00CD676A" w:rsidRPr="000B1D70">
        <w:rPr>
          <w:rFonts w:ascii="Times New Roman" w:eastAsia="Times New Roman" w:hAnsi="Times New Roman" w:cs="Times New Roman"/>
        </w:rPr>
        <w:t>,</w:t>
      </w:r>
      <w:r w:rsidR="00FA0BDD" w:rsidRPr="000B1D70">
        <w:rPr>
          <w:rFonts w:ascii="Times New Roman" w:eastAsia="Times New Roman" w:hAnsi="Times New Roman" w:cs="Times New Roman"/>
        </w:rPr>
        <w:t xml:space="preserve"> Somalia </w:t>
      </w:r>
      <w:r w:rsidR="00CD676A" w:rsidRPr="000B1D70">
        <w:rPr>
          <w:rFonts w:ascii="Times New Roman" w:eastAsia="Times New Roman" w:hAnsi="Times New Roman" w:cs="Times New Roman"/>
        </w:rPr>
        <w:t xml:space="preserve">operationalized a “Preparedness Plan for Food and Nutrition Security Crises” </w:t>
      </w:r>
    </w:p>
    <w:p w14:paraId="34B06E97" w14:textId="2F54E38F" w:rsidR="000C5DA9" w:rsidRPr="000B1D70" w:rsidRDefault="004B24A5" w:rsidP="004B24A5">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The plan sets clear triggers (like failed rains, major flooding, or malnutrition thresholds) for declaring an extraordinary food security crisis, and lays out a fast, coordinated response process among the Somali government, UN agencies, and humanitarian and development partners to mobilize funding and aid before a crisis becomes a famine.</w:t>
      </w:r>
    </w:p>
    <w:p w14:paraId="482EFFE0" w14:textId="29D08980" w:rsidR="007F05B5" w:rsidRPr="000B1D70" w:rsidRDefault="00A20B20" w:rsidP="007F05B5">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Implementation of this plan is required in order to access Crisis Response Window fund</w:t>
      </w:r>
      <w:r w:rsidR="00834B70" w:rsidRPr="000B1D70">
        <w:rPr>
          <w:rFonts w:ascii="Times New Roman" w:eastAsia="Times New Roman" w:hAnsi="Times New Roman" w:cs="Times New Roman"/>
        </w:rPr>
        <w:t>ing from the IDA</w:t>
      </w:r>
    </w:p>
    <w:p w14:paraId="126D04EE" w14:textId="77777777" w:rsidR="00844D1F" w:rsidRPr="000B1D70" w:rsidRDefault="00834B70" w:rsidP="00844D1F">
      <w:pPr>
        <w:pStyle w:val="ListParagraph"/>
        <w:numPr>
          <w:ilvl w:val="0"/>
          <w:numId w:val="3"/>
        </w:numPr>
        <w:rPr>
          <w:rFonts w:ascii="Times New Roman" w:eastAsia="Times New Roman" w:hAnsi="Times New Roman" w:cs="Times New Roman"/>
        </w:rPr>
      </w:pPr>
      <w:r w:rsidRPr="000B1D70">
        <w:rPr>
          <w:rFonts w:ascii="Times New Roman" w:eastAsia="Times New Roman" w:hAnsi="Times New Roman" w:cs="Times New Roman"/>
        </w:rPr>
        <w:t xml:space="preserve">A part of the plan is the implementation of a structured </w:t>
      </w:r>
      <w:r w:rsidR="00984ADC" w:rsidRPr="000B1D70">
        <w:rPr>
          <w:rFonts w:ascii="Times New Roman" w:eastAsia="Times New Roman" w:hAnsi="Times New Roman" w:cs="Times New Roman"/>
        </w:rPr>
        <w:t>informational pipeline that increases the credibility of data and warnings</w:t>
      </w:r>
    </w:p>
    <w:p w14:paraId="498CDECB" w14:textId="4D36BDAC" w:rsidR="00B43F44" w:rsidRPr="000B1D70" w:rsidRDefault="00B43F44" w:rsidP="004F0D48">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Pipeline: Data gets collected &gt; Country Risk Team (led by national bureau of stats + line ministries) recognizes risk &gt; Programming team creates a response plan (organized by the nations’ ministry of planning or finance) &gt;</w:t>
      </w:r>
      <w:r w:rsidR="004F0D48" w:rsidRPr="000B1D70">
        <w:rPr>
          <w:rFonts w:ascii="Times New Roman" w:eastAsia="Times New Roman" w:hAnsi="Times New Roman" w:cs="Times New Roman"/>
        </w:rPr>
        <w:t xml:space="preserve"> </w:t>
      </w:r>
      <w:r w:rsidRPr="000B1D70">
        <w:rPr>
          <w:rFonts w:ascii="Times New Roman" w:eastAsia="Times New Roman" w:hAnsi="Times New Roman" w:cs="Times New Roman"/>
        </w:rPr>
        <w:t xml:space="preserve">Senior Team approves and triggers the plan and an international </w:t>
      </w:r>
      <w:r w:rsidR="0035321C" w:rsidRPr="000B1D70">
        <w:rPr>
          <w:rFonts w:ascii="Times New Roman" w:eastAsia="Times New Roman" w:hAnsi="Times New Roman" w:cs="Times New Roman"/>
        </w:rPr>
        <w:t>round</w:t>
      </w:r>
      <w:r w:rsidRPr="000B1D70">
        <w:rPr>
          <w:rFonts w:ascii="Times New Roman" w:eastAsia="Times New Roman" w:hAnsi="Times New Roman" w:cs="Times New Roman"/>
        </w:rPr>
        <w:t xml:space="preserve"> table is convened to bolster multinational awareness (Geneva Talk Slides)</w:t>
      </w:r>
    </w:p>
    <w:p w14:paraId="3CDCB2E0" w14:textId="3FD606F3" w:rsidR="00844D1F" w:rsidRPr="000B1D70" w:rsidRDefault="00844D1F" w:rsidP="00844D1F">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Joint Monitoring Report is a part of this</w:t>
      </w:r>
      <w:r w:rsidR="0035321C" w:rsidRPr="000B1D70">
        <w:rPr>
          <w:rFonts w:ascii="Times New Roman" w:eastAsia="Times New Roman" w:hAnsi="Times New Roman" w:cs="Times New Roman"/>
        </w:rPr>
        <w:t>, at the beginning</w:t>
      </w:r>
      <w:r w:rsidRPr="000B1D70">
        <w:rPr>
          <w:rFonts w:ascii="Times New Roman" w:eastAsia="Times New Roman" w:hAnsi="Times New Roman" w:cs="Times New Roman"/>
        </w:rPr>
        <w:t>: To provide faster, more flexible, data driven approach to monitoring food security</w:t>
      </w:r>
    </w:p>
    <w:p w14:paraId="0F0CE579" w14:textId="0717F348" w:rsidR="00844D1F" w:rsidRPr="000B1D70" w:rsidRDefault="00844D1F" w:rsidP="00844D1F">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Bi-monthly (I think every other month) snapshots of food and nutrition security risks using advanced statistical methods, machine learning, and artificial intelligence.  (Geneva Talk)</w:t>
      </w:r>
    </w:p>
    <w:p w14:paraId="3D907C1B" w14:textId="57407DDB" w:rsidR="002A7C82" w:rsidRPr="000B1D70" w:rsidRDefault="00844D1F" w:rsidP="00844D1F">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 xml:space="preserve">On </w:t>
      </w:r>
      <w:r w:rsidR="00613A3A" w:rsidRPr="000B1D70">
        <w:rPr>
          <w:rFonts w:ascii="Times New Roman" w:eastAsia="Times New Roman" w:hAnsi="Times New Roman" w:cs="Times New Roman"/>
        </w:rPr>
        <w:t>c</w:t>
      </w:r>
      <w:r w:rsidRPr="000B1D70">
        <w:rPr>
          <w:rFonts w:ascii="Times New Roman" w:eastAsia="Times New Roman" w:hAnsi="Times New Roman" w:cs="Times New Roman"/>
        </w:rPr>
        <w:t>onflict, climate, economic shocks</w:t>
      </w:r>
    </w:p>
    <w:p w14:paraId="4207885E" w14:textId="77777777" w:rsidR="00545900" w:rsidRPr="000B1D70" w:rsidRDefault="00047572" w:rsidP="00545900">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 xml:space="preserve">We can use some version of the </w:t>
      </w:r>
      <w:r w:rsidR="00613A3A" w:rsidRPr="000B1D70">
        <w:rPr>
          <w:rFonts w:ascii="Times New Roman" w:eastAsia="Times New Roman" w:hAnsi="Times New Roman" w:cs="Times New Roman"/>
        </w:rPr>
        <w:t xml:space="preserve">scroller on the </w:t>
      </w:r>
      <w:hyperlink r:id="rId21">
        <w:r w:rsidR="1DB623E9" w:rsidRPr="000B1D70">
          <w:rPr>
            <w:rStyle w:val="Hyperlink"/>
            <w:rFonts w:ascii="Times New Roman" w:eastAsia="Times New Roman" w:hAnsi="Times New Roman" w:cs="Times New Roman"/>
          </w:rPr>
          <w:t>JMR briefing site</w:t>
        </w:r>
      </w:hyperlink>
      <w:r w:rsidR="00613A3A" w:rsidRPr="000B1D70">
        <w:rPr>
          <w:rFonts w:ascii="Times New Roman" w:eastAsia="Times New Roman" w:hAnsi="Times New Roman" w:cs="Times New Roman"/>
        </w:rPr>
        <w:t xml:space="preserve"> to show how it </w:t>
      </w:r>
      <w:r w:rsidR="00627EDB" w:rsidRPr="000B1D70">
        <w:rPr>
          <w:rFonts w:ascii="Times New Roman" w:eastAsia="Times New Roman" w:hAnsi="Times New Roman" w:cs="Times New Roman"/>
        </w:rPr>
        <w:t>considers</w:t>
      </w:r>
      <w:r w:rsidR="00613A3A" w:rsidRPr="000B1D70">
        <w:rPr>
          <w:rFonts w:ascii="Times New Roman" w:eastAsia="Times New Roman" w:hAnsi="Times New Roman" w:cs="Times New Roman"/>
        </w:rPr>
        <w:t xml:space="preserve"> many different </w:t>
      </w:r>
      <w:r w:rsidR="00627EDB" w:rsidRPr="000B1D70">
        <w:rPr>
          <w:rFonts w:ascii="Times New Roman" w:eastAsia="Times New Roman" w:hAnsi="Times New Roman" w:cs="Times New Roman"/>
        </w:rPr>
        <w:t>sources of data</w:t>
      </w:r>
    </w:p>
    <w:p w14:paraId="4D01CEB3" w14:textId="7AF50995" w:rsidR="00627EDB" w:rsidRPr="000B1D70" w:rsidRDefault="00545900" w:rsidP="007C776F">
      <w:pPr>
        <w:pStyle w:val="ListParagraph"/>
        <w:numPr>
          <w:ilvl w:val="0"/>
          <w:numId w:val="3"/>
        </w:numPr>
        <w:rPr>
          <w:rFonts w:ascii="Times New Roman" w:eastAsia="Times New Roman" w:hAnsi="Times New Roman" w:cs="Times New Roman"/>
        </w:rPr>
      </w:pPr>
      <w:r w:rsidRPr="000B1D70">
        <w:rPr>
          <w:rFonts w:ascii="Times New Roman" w:eastAsia="Times New Roman" w:hAnsi="Times New Roman" w:cs="Times New Roman"/>
        </w:rPr>
        <w:t xml:space="preserve">“Conventional food insecurity assessment methods typically involve extensive data collection, consensus-building processes, and expert evaluations.” </w:t>
      </w:r>
      <w:r w:rsidR="2AD4F88B" w:rsidRPr="000B1D70">
        <w:rPr>
          <w:rFonts w:ascii="Times New Roman" w:eastAsia="Times New Roman" w:hAnsi="Times New Roman" w:cs="Times New Roman"/>
        </w:rPr>
        <w:t>(</w:t>
      </w:r>
      <w:hyperlink r:id="rId22">
        <w:r w:rsidR="4EC2D0A5" w:rsidRPr="000B1D70">
          <w:rPr>
            <w:rStyle w:val="Hyperlink"/>
            <w:rFonts w:ascii="Times New Roman" w:eastAsia="Times New Roman" w:hAnsi="Times New Roman" w:cs="Times New Roman"/>
          </w:rPr>
          <w:t>Yemen JMR Blog</w:t>
        </w:r>
      </w:hyperlink>
      <w:r w:rsidR="3A90C7C7" w:rsidRPr="000B1D70">
        <w:rPr>
          <w:rFonts w:ascii="Times New Roman" w:eastAsia="Times New Roman" w:hAnsi="Times New Roman" w:cs="Times New Roman"/>
        </w:rPr>
        <w:t>)</w:t>
      </w:r>
    </w:p>
    <w:p w14:paraId="5B008B33" w14:textId="75AFCB96" w:rsidR="00F2456A" w:rsidRPr="000B1D70" w:rsidRDefault="00C57D1D" w:rsidP="00F2456A">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JMR: innovative data-driven methodology aimed at the early detection of food and nutrition security emergencies in Yemen.”</w:t>
      </w:r>
    </w:p>
    <w:p w14:paraId="6F360D20" w14:textId="61527CB8" w:rsidR="00655786" w:rsidRPr="000B1D70" w:rsidRDefault="00655786" w:rsidP="00F2456A">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 xml:space="preserve">Granular, High-frequency data decreases the gap between the events occurring and </w:t>
      </w:r>
      <w:r w:rsidR="0011484B" w:rsidRPr="000B1D70">
        <w:rPr>
          <w:rFonts w:ascii="Times New Roman" w:eastAsia="Times New Roman" w:hAnsi="Times New Roman" w:cs="Times New Roman"/>
        </w:rPr>
        <w:t>people in power finding out about them. Governments gain a better sense of oncoming crises as they are happening, instead of after they have gotten out of control</w:t>
      </w:r>
    </w:p>
    <w:p w14:paraId="6D1A9334" w14:textId="7C5E6B97" w:rsidR="004C4B49" w:rsidRPr="000B1D70" w:rsidRDefault="004C4B49" w:rsidP="00F2456A">
      <w:pPr>
        <w:pStyle w:val="ListParagraph"/>
        <w:numPr>
          <w:ilvl w:val="1"/>
          <w:numId w:val="3"/>
        </w:numPr>
        <w:rPr>
          <w:rFonts w:ascii="Times New Roman" w:eastAsia="Times New Roman" w:hAnsi="Times New Roman" w:cs="Times New Roman"/>
        </w:rPr>
      </w:pPr>
      <w:r w:rsidRPr="000B1D70">
        <w:rPr>
          <w:rFonts w:ascii="Times New Roman" w:eastAsia="Times New Roman" w:hAnsi="Times New Roman" w:cs="Times New Roman"/>
        </w:rPr>
        <w:t>A Risk Team, usually based in the country, takes the data from the JMR along with other data like IPC data to determine whether a warning should be passed up the pipeline</w:t>
      </w:r>
    </w:p>
    <w:p w14:paraId="703E5A3F" w14:textId="34E23C95" w:rsidR="000064ED" w:rsidRPr="000B1D70" w:rsidRDefault="006D74F9" w:rsidP="000064ED">
      <w:pPr>
        <w:pStyle w:val="ListParagraph"/>
        <w:numPr>
          <w:ilvl w:val="0"/>
          <w:numId w:val="3"/>
        </w:numPr>
        <w:rPr>
          <w:rFonts w:ascii="Times New Roman" w:eastAsia="Times New Roman" w:hAnsi="Times New Roman" w:cs="Times New Roman"/>
        </w:rPr>
      </w:pPr>
      <w:r w:rsidRPr="000B1D70">
        <w:rPr>
          <w:rFonts w:ascii="Times New Roman" w:eastAsia="Times New Roman" w:hAnsi="Times New Roman" w:cs="Times New Roman"/>
        </w:rPr>
        <w:t xml:space="preserve">Data can help uncloud the nature of the situation, giving reliable and believable information that </w:t>
      </w:r>
      <w:r w:rsidR="00845298" w:rsidRPr="000B1D70">
        <w:rPr>
          <w:rFonts w:ascii="Times New Roman" w:eastAsia="Times New Roman" w:hAnsi="Times New Roman" w:cs="Times New Roman"/>
        </w:rPr>
        <w:t xml:space="preserve">officials can act upon. </w:t>
      </w:r>
    </w:p>
    <w:p w14:paraId="7D69A9B9" w14:textId="636C7F7C" w:rsidR="00845298" w:rsidRPr="000B1D70" w:rsidRDefault="00845298" w:rsidP="000064ED">
      <w:pPr>
        <w:pStyle w:val="ListParagraph"/>
        <w:numPr>
          <w:ilvl w:val="0"/>
          <w:numId w:val="3"/>
        </w:numPr>
        <w:rPr>
          <w:rFonts w:ascii="Times New Roman" w:eastAsia="Times New Roman" w:hAnsi="Times New Roman" w:cs="Times New Roman"/>
        </w:rPr>
      </w:pPr>
      <w:r w:rsidRPr="000B1D70">
        <w:rPr>
          <w:rFonts w:ascii="Times New Roman" w:eastAsia="Times New Roman" w:hAnsi="Times New Roman" w:cs="Times New Roman"/>
        </w:rPr>
        <w:t xml:space="preserve">The biggest </w:t>
      </w:r>
      <w:r w:rsidR="0040285E" w:rsidRPr="000B1D70">
        <w:rPr>
          <w:rFonts w:ascii="Times New Roman" w:eastAsia="Times New Roman" w:hAnsi="Times New Roman" w:cs="Times New Roman"/>
        </w:rPr>
        <w:t>barrier</w:t>
      </w:r>
      <w:r w:rsidRPr="000B1D70">
        <w:rPr>
          <w:rFonts w:ascii="Times New Roman" w:eastAsia="Times New Roman" w:hAnsi="Times New Roman" w:cs="Times New Roman"/>
        </w:rPr>
        <w:t xml:space="preserve"> to the </w:t>
      </w:r>
      <w:r w:rsidR="00BF0F30" w:rsidRPr="000B1D70">
        <w:rPr>
          <w:rFonts w:ascii="Times New Roman" w:eastAsia="Times New Roman" w:hAnsi="Times New Roman" w:cs="Times New Roman"/>
        </w:rPr>
        <w:t>efficient and effective execution of preparedness plan is the availability of data. To calibrate the models that reports like the JMR are based on, there needs to be sufficient up-to-date ground truth data. Even the most advanced AI models risk misrepresenting data and presenting inaccurate analysis. There has been some investigation on alternative sources of data, ex. Market price data from Telegram channels or crowdsourced market data, but the idea is that we can tie these data that are being used to more national statistics. (Meeting 31:08)</w:t>
      </w:r>
    </w:p>
    <w:p w14:paraId="0D86E49F" w14:textId="493B3005" w:rsidR="0040285E" w:rsidRPr="000B1D70" w:rsidRDefault="0040285E" w:rsidP="000064ED">
      <w:pPr>
        <w:pStyle w:val="ListParagraph"/>
        <w:numPr>
          <w:ilvl w:val="0"/>
          <w:numId w:val="3"/>
        </w:numPr>
        <w:rPr>
          <w:rFonts w:ascii="Times New Roman" w:eastAsia="Times New Roman" w:hAnsi="Times New Roman" w:cs="Times New Roman"/>
        </w:rPr>
      </w:pPr>
      <w:r w:rsidRPr="000B1D70">
        <w:rPr>
          <w:rFonts w:ascii="Times New Roman" w:eastAsia="Times New Roman" w:hAnsi="Times New Roman" w:cs="Times New Roman"/>
        </w:rPr>
        <w:t>This is already being applied to multiple other countries. There are preparedness plans in many countries, and they are currently holding workshops for the Risk Teams in those countries. The most recent one was Haiti, July 24th (Meeting 19:40) Currently 17 countries with JMR, 15 of which are govt led (Geneva Talk Slides)</w:t>
      </w:r>
    </w:p>
    <w:p w14:paraId="78BB474E" w14:textId="73759591" w:rsidR="55E19B34" w:rsidRPr="000B1D70" w:rsidRDefault="55E19B34" w:rsidP="4F4CC4C3">
      <w:pPr>
        <w:rPr>
          <w:rFonts w:ascii="Times New Roman" w:eastAsia="Times New Roman" w:hAnsi="Times New Roman" w:cs="Times New Roman"/>
          <w:color w:val="000000" w:themeColor="text1"/>
          <w:sz w:val="36"/>
          <w:szCs w:val="36"/>
        </w:rPr>
      </w:pPr>
      <w:r w:rsidRPr="000B1D70">
        <w:rPr>
          <w:rFonts w:ascii="Times New Roman" w:eastAsia="Times New Roman" w:hAnsi="Times New Roman" w:cs="Times New Roman"/>
          <w:color w:val="000000" w:themeColor="text1"/>
          <w:sz w:val="36"/>
          <w:szCs w:val="36"/>
        </w:rPr>
        <w:t>Research on the cause of PoU decline from 2010-202</w:t>
      </w:r>
      <w:r w:rsidR="7DE14D02" w:rsidRPr="000B1D70">
        <w:rPr>
          <w:rFonts w:ascii="Times New Roman" w:eastAsia="Times New Roman" w:hAnsi="Times New Roman" w:cs="Times New Roman"/>
          <w:color w:val="000000" w:themeColor="text1"/>
          <w:sz w:val="36"/>
          <w:szCs w:val="36"/>
        </w:rPr>
        <w:t>3</w:t>
      </w:r>
    </w:p>
    <w:p w14:paraId="0D298BCB" w14:textId="77777777" w:rsidR="0040285E" w:rsidRPr="000B1D70" w:rsidRDefault="2CC7E1C7" w:rsidP="436FF275">
      <w:pPr>
        <w:pStyle w:val="ListParagraph"/>
        <w:numPr>
          <w:ilvl w:val="0"/>
          <w:numId w:val="2"/>
        </w:numPr>
        <w:rPr>
          <w:rFonts w:ascii="Times New Roman" w:eastAsia="Times New Roman" w:hAnsi="Times New Roman" w:cs="Times New Roman"/>
          <w:color w:val="000000" w:themeColor="text1"/>
        </w:rPr>
      </w:pPr>
      <w:hyperlink r:id="rId23">
        <w:r w:rsidRPr="000B1D70">
          <w:rPr>
            <w:rStyle w:val="Hyperlink"/>
            <w:rFonts w:ascii="Times New Roman" w:eastAsia="Times New Roman" w:hAnsi="Times New Roman" w:cs="Times New Roman"/>
          </w:rPr>
          <w:t>IAHE: Response to the Humanitarian Crisis in Somalia</w:t>
        </w:r>
      </w:hyperlink>
      <w:r w:rsidR="6E4D789F" w:rsidRPr="000B1D70">
        <w:rPr>
          <w:rFonts w:ascii="Times New Roman" w:eastAsia="Times New Roman" w:hAnsi="Times New Roman" w:cs="Times New Roman"/>
          <w:color w:val="000000" w:themeColor="text1"/>
        </w:rPr>
        <w:t xml:space="preserve"> </w:t>
      </w:r>
      <w:r w:rsidR="398E585B" w:rsidRPr="000B1D70">
        <w:rPr>
          <w:rFonts w:ascii="Times New Roman" w:eastAsia="Times New Roman" w:hAnsi="Times New Roman" w:cs="Times New Roman"/>
          <w:color w:val="000000" w:themeColor="text1"/>
        </w:rPr>
        <w:t>2025</w:t>
      </w:r>
    </w:p>
    <w:p w14:paraId="004F16A8" w14:textId="77777777" w:rsidR="0040285E" w:rsidRPr="000B1D70" w:rsidRDefault="24C08042" w:rsidP="436FF275">
      <w:pPr>
        <w:pStyle w:val="ListParagraph"/>
        <w:numPr>
          <w:ilvl w:val="1"/>
          <w:numId w:val="2"/>
        </w:numPr>
        <w:rPr>
          <w:rFonts w:ascii="Times New Roman" w:eastAsia="Times New Roman" w:hAnsi="Times New Roman" w:cs="Times New Roman"/>
          <w:color w:val="000000" w:themeColor="text1"/>
        </w:rPr>
      </w:pPr>
      <w:r w:rsidRPr="000B1D70">
        <w:rPr>
          <w:rFonts w:ascii="Times New Roman" w:eastAsia="Times New Roman" w:hAnsi="Times New Roman" w:cs="Times New Roman"/>
          <w:color w:val="000000" w:themeColor="text1"/>
        </w:rPr>
        <w:t>2021-2023 Hunger Crisis</w:t>
      </w:r>
    </w:p>
    <w:p w14:paraId="177C0AF5" w14:textId="5D4E8CA4" w:rsidR="53949741" w:rsidRPr="000B1D70" w:rsidRDefault="0BD3A875" w:rsidP="53949741">
      <w:pPr>
        <w:pStyle w:val="ListParagraph"/>
        <w:numPr>
          <w:ilvl w:val="1"/>
          <w:numId w:val="2"/>
        </w:numPr>
        <w:rPr>
          <w:rFonts w:ascii="Times New Roman" w:eastAsia="Times New Roman" w:hAnsi="Times New Roman" w:cs="Times New Roman"/>
          <w:color w:val="000000" w:themeColor="text1"/>
        </w:rPr>
      </w:pPr>
      <w:r w:rsidRPr="000B1D70">
        <w:rPr>
          <w:rFonts w:ascii="Times New Roman" w:eastAsia="Times New Roman" w:hAnsi="Times New Roman" w:cs="Times New Roman"/>
          <w:color w:val="000000" w:themeColor="text1"/>
        </w:rPr>
        <w:t>Humanitarian funding more than doubled that year to over US$2.3 billion in 2022</w:t>
      </w:r>
    </w:p>
    <w:p w14:paraId="527A1D06" w14:textId="79E7D5B7" w:rsidR="24C08042" w:rsidRPr="000B1D70" w:rsidRDefault="24C08042" w:rsidP="278D6968">
      <w:pPr>
        <w:pStyle w:val="ListParagraph"/>
        <w:numPr>
          <w:ilvl w:val="1"/>
          <w:numId w:val="2"/>
        </w:numPr>
        <w:rPr>
          <w:rFonts w:ascii="Times New Roman" w:eastAsia="Times New Roman" w:hAnsi="Times New Roman" w:cs="Times New Roman"/>
          <w:color w:val="000000" w:themeColor="text1"/>
        </w:rPr>
      </w:pPr>
      <w:r w:rsidRPr="000B1D70">
        <w:rPr>
          <w:rFonts w:ascii="Times New Roman" w:eastAsia="Times New Roman" w:hAnsi="Times New Roman" w:cs="Times New Roman"/>
          <w:color w:val="000000" w:themeColor="text1"/>
        </w:rPr>
        <w:t xml:space="preserve">Est. 74,700 people, mainly children under five, died in 2022–2023 due to the drought </w:t>
      </w:r>
    </w:p>
    <w:p w14:paraId="5D4B8C27" w14:textId="5DDED515" w:rsidR="0040285E" w:rsidRPr="000B1D70" w:rsidRDefault="57D9BDAE" w:rsidP="0E904053">
      <w:pPr>
        <w:pStyle w:val="ListParagraph"/>
        <w:numPr>
          <w:ilvl w:val="2"/>
          <w:numId w:val="2"/>
        </w:numPr>
        <w:rPr>
          <w:rFonts w:ascii="Times New Roman" w:eastAsia="Times New Roman" w:hAnsi="Times New Roman" w:cs="Times New Roman"/>
          <w:color w:val="000000" w:themeColor="text1"/>
        </w:rPr>
      </w:pPr>
      <w:r w:rsidRPr="000B1D70">
        <w:rPr>
          <w:rFonts w:ascii="Times New Roman" w:eastAsia="Times New Roman" w:hAnsi="Times New Roman" w:cs="Times New Roman"/>
          <w:color w:val="000000" w:themeColor="text1"/>
        </w:rPr>
        <w:t>Death toll would have been higher if not for the massive scale up in humanitarian aid</w:t>
      </w:r>
      <w:r w:rsidR="24C08042" w:rsidRPr="000B1D70">
        <w:rPr>
          <w:rFonts w:ascii="Times New Roman" w:eastAsia="Times New Roman" w:hAnsi="Times New Roman" w:cs="Times New Roman"/>
          <w:color w:val="000000" w:themeColor="text1"/>
        </w:rPr>
        <w:t xml:space="preserve">, </w:t>
      </w:r>
      <w:r w:rsidRPr="000B1D70">
        <w:rPr>
          <w:rFonts w:ascii="Times New Roman" w:eastAsia="Times New Roman" w:hAnsi="Times New Roman" w:cs="Times New Roman"/>
          <w:color w:val="000000" w:themeColor="text1"/>
        </w:rPr>
        <w:t xml:space="preserve">averted reaching famine thresholds. </w:t>
      </w:r>
    </w:p>
    <w:p w14:paraId="10F373EB" w14:textId="31F17481" w:rsidR="00AF1FAA" w:rsidRDefault="001A5F71" w:rsidP="00B16EF8">
      <w:pPr>
        <w:pStyle w:val="ListParagraph"/>
        <w:numPr>
          <w:ilvl w:val="1"/>
          <w:numId w:val="2"/>
        </w:numPr>
        <w:rPr>
          <w:rFonts w:ascii="Times New Roman" w:eastAsia="Times New Roman" w:hAnsi="Times New Roman" w:cs="Times New Roman"/>
          <w:color w:val="000000" w:themeColor="text1"/>
        </w:rPr>
      </w:pPr>
      <w:r w:rsidRPr="001A5F71">
        <w:rPr>
          <w:rFonts w:ascii="Times New Roman" w:eastAsia="Times New Roman" w:hAnsi="Times New Roman" w:cs="Times New Roman"/>
          <w:color w:val="000000" w:themeColor="text1"/>
        </w:rPr>
        <w:t>Early warning was good; funding was slow anyway. High-quality early warning data was used early to advocate for scale-up, but significant additional funding still took too long to materialize, though pooled funds and internal advance financing helped speed some of the response.</w:t>
      </w:r>
    </w:p>
    <w:p w14:paraId="2E087F3B" w14:textId="2417C168" w:rsidR="00C56244" w:rsidRDefault="00803713" w:rsidP="00B16EF8">
      <w:pPr>
        <w:pStyle w:val="ListParagraph"/>
        <w:numPr>
          <w:ilvl w:val="1"/>
          <w:numId w:val="2"/>
        </w:numPr>
        <w:rPr>
          <w:rFonts w:ascii="Times New Roman" w:eastAsia="Times New Roman" w:hAnsi="Times New Roman" w:cs="Times New Roman"/>
          <w:color w:val="000000" w:themeColor="text1"/>
        </w:rPr>
      </w:pPr>
      <w:r w:rsidRPr="00803713">
        <w:rPr>
          <w:rFonts w:ascii="Times New Roman" w:eastAsia="Times New Roman" w:hAnsi="Times New Roman" w:cs="Times New Roman"/>
          <w:color w:val="000000" w:themeColor="text1"/>
        </w:rPr>
        <w:t>Data quality was a systemic weakness. Even basic figures like total population size or number of displaced people were disputed, and reach data didn't add up to a plausible picture at the inter-cluster level</w:t>
      </w:r>
    </w:p>
    <w:p w14:paraId="03637D3C" w14:textId="220B7EB4" w:rsidR="35EB0216" w:rsidRPr="000B1D70" w:rsidRDefault="35EB0216" w:rsidP="2C3B76E6">
      <w:pPr>
        <w:pStyle w:val="ListParagraph"/>
        <w:numPr>
          <w:ilvl w:val="0"/>
          <w:numId w:val="2"/>
        </w:numPr>
        <w:rPr>
          <w:rFonts w:ascii="Times New Roman" w:eastAsia="Times New Roman" w:hAnsi="Times New Roman" w:cs="Times New Roman"/>
          <w:color w:val="000000" w:themeColor="text1"/>
        </w:rPr>
      </w:pPr>
      <w:r w:rsidRPr="000B1D70">
        <w:rPr>
          <w:rFonts w:ascii="Times New Roman" w:eastAsia="Times New Roman" w:hAnsi="Times New Roman" w:cs="Times New Roman"/>
          <w:color w:val="000000" w:themeColor="text1"/>
        </w:rPr>
        <w:t>Reestablishment of a National Government</w:t>
      </w:r>
    </w:p>
    <w:p w14:paraId="0FB8169B" w14:textId="6FE3BC0A" w:rsidR="7DB92930" w:rsidRPr="000B1D70" w:rsidRDefault="4A33860D" w:rsidP="7DB92930">
      <w:pPr>
        <w:pStyle w:val="ListParagraph"/>
        <w:numPr>
          <w:ilvl w:val="0"/>
          <w:numId w:val="2"/>
        </w:numPr>
        <w:rPr>
          <w:rStyle w:val="Hyperlink"/>
          <w:rFonts w:ascii="Times New Roman" w:hAnsi="Times New Roman" w:cs="Times New Roman"/>
        </w:rPr>
      </w:pPr>
      <w:hyperlink r:id="rId24">
        <w:r w:rsidRPr="000B1D70">
          <w:rPr>
            <w:rStyle w:val="Hyperlink"/>
            <w:rFonts w:ascii="Times New Roman" w:hAnsi="Times New Roman" w:cs="Times New Roman"/>
          </w:rPr>
          <w:t>OCHA Somalia Drought Situation Report No. 5 (23 April 2017)</w:t>
        </w:r>
      </w:hyperlink>
    </w:p>
    <w:p w14:paraId="4EBB9C74" w14:textId="542C6254" w:rsidR="4A33860D" w:rsidRPr="00134C02" w:rsidRDefault="4A33860D" w:rsidP="00134C02">
      <w:pPr>
        <w:pStyle w:val="ListParagraph"/>
        <w:numPr>
          <w:ilvl w:val="1"/>
          <w:numId w:val="2"/>
        </w:numPr>
        <w:rPr>
          <w:rFonts w:ascii="Times New Roman" w:hAnsi="Times New Roman" w:cs="Times New Roman"/>
        </w:rPr>
      </w:pPr>
      <w:r w:rsidRPr="000B1D70">
        <w:rPr>
          <w:rFonts w:ascii="Times New Roman" w:hAnsi="Times New Roman" w:cs="Times New Roman"/>
        </w:rPr>
        <w:t>Seed and cash vouchers (Gu planting season)</w:t>
      </w:r>
    </w:p>
    <w:p w14:paraId="7790988C" w14:textId="44F606AB" w:rsidR="4A33860D" w:rsidRPr="000B1D70" w:rsidRDefault="4A33860D" w:rsidP="00C43441">
      <w:pPr>
        <w:pStyle w:val="ListParagraph"/>
        <w:numPr>
          <w:ilvl w:val="2"/>
          <w:numId w:val="2"/>
        </w:numPr>
        <w:spacing w:before="240" w:after="240"/>
        <w:rPr>
          <w:rFonts w:ascii="Times New Roman" w:hAnsi="Times New Roman" w:cs="Times New Roman"/>
        </w:rPr>
      </w:pPr>
      <w:r w:rsidRPr="000B1D70">
        <w:rPr>
          <w:rFonts w:ascii="Times New Roman" w:hAnsi="Times New Roman" w:cs="Times New Roman"/>
        </w:rPr>
        <w:t>~230,000 people, mainly in Somalia's southern breadbasket, in IPC Phase 4 (Emergency) are receiving seed vouchers for Gu planting plus cash vouchers for 3 months — matching the length of a planting season.</w:t>
      </w:r>
    </w:p>
    <w:p w14:paraId="5B1BCB53" w14:textId="3B557641" w:rsidR="4A33860D" w:rsidRPr="000B1D70" w:rsidRDefault="4A33860D" w:rsidP="00C43441">
      <w:pPr>
        <w:pStyle w:val="ListParagraph"/>
        <w:numPr>
          <w:ilvl w:val="2"/>
          <w:numId w:val="2"/>
        </w:numPr>
        <w:spacing w:before="240" w:after="240"/>
        <w:rPr>
          <w:rFonts w:ascii="Times New Roman" w:hAnsi="Times New Roman" w:cs="Times New Roman"/>
        </w:rPr>
      </w:pPr>
      <w:r w:rsidRPr="000B1D70">
        <w:rPr>
          <w:rFonts w:ascii="Times New Roman" w:hAnsi="Times New Roman" w:cs="Times New Roman"/>
        </w:rPr>
        <w:t>~38,000 households specifically receiving seed vouchers to plant during Gu, alongside the 3-month cash vouchers.</w:t>
      </w:r>
    </w:p>
    <w:p w14:paraId="6B22C533" w14:textId="01E71A2E" w:rsidR="4A33860D" w:rsidRPr="000B1D70" w:rsidRDefault="4A33860D" w:rsidP="00C43441">
      <w:pPr>
        <w:pStyle w:val="ListParagraph"/>
        <w:numPr>
          <w:ilvl w:val="2"/>
          <w:numId w:val="2"/>
        </w:numPr>
        <w:spacing w:before="240" w:after="240"/>
        <w:rPr>
          <w:rFonts w:ascii="Times New Roman" w:hAnsi="Times New Roman" w:cs="Times New Roman"/>
        </w:rPr>
      </w:pPr>
      <w:r w:rsidRPr="000B1D70">
        <w:rPr>
          <w:rFonts w:ascii="Times New Roman" w:hAnsi="Times New Roman" w:cs="Times New Roman"/>
        </w:rPr>
        <w:t>Uptake so far: ~60% of recipients have collected the cash, and 65% have redeemed seeds.</w:t>
      </w:r>
    </w:p>
    <w:p w14:paraId="603AAE61" w14:textId="7B7FB978" w:rsidR="4A33860D" w:rsidRPr="000B1D70" w:rsidRDefault="4A33860D" w:rsidP="00C43441">
      <w:pPr>
        <w:pStyle w:val="ListParagraph"/>
        <w:numPr>
          <w:ilvl w:val="2"/>
          <w:numId w:val="2"/>
        </w:numPr>
        <w:spacing w:before="240" w:after="240"/>
        <w:rPr>
          <w:rFonts w:ascii="Times New Roman" w:hAnsi="Times New Roman" w:cs="Times New Roman"/>
        </w:rPr>
      </w:pPr>
      <w:r w:rsidRPr="000B1D70">
        <w:rPr>
          <w:rFonts w:ascii="Times New Roman" w:hAnsi="Times New Roman" w:cs="Times New Roman"/>
        </w:rPr>
        <w:t>Seeds are for sorghum or maize (main staples), cowpea (a main protein source for the rural poor), and assorted vegetables.</w:t>
      </w:r>
    </w:p>
    <w:p w14:paraId="4458C37B" w14:textId="325A7101" w:rsidR="4A33860D" w:rsidRPr="000B1D70" w:rsidRDefault="4A33860D" w:rsidP="00C43441">
      <w:pPr>
        <w:pStyle w:val="ListParagraph"/>
        <w:numPr>
          <w:ilvl w:val="2"/>
          <w:numId w:val="2"/>
        </w:numPr>
        <w:spacing w:before="240" w:after="240"/>
        <w:rPr>
          <w:rFonts w:ascii="Times New Roman" w:hAnsi="Times New Roman" w:cs="Times New Roman"/>
        </w:rPr>
      </w:pPr>
      <w:r w:rsidRPr="000B1D70">
        <w:rPr>
          <w:rFonts w:ascii="Times New Roman" w:hAnsi="Times New Roman" w:cs="Times New Roman"/>
        </w:rPr>
        <w:t>Projected impact: each family is expected to produce enough to feed themselves plus two additional families for a year, based on conservative estimates.</w:t>
      </w:r>
    </w:p>
    <w:p w14:paraId="33E997E2" w14:textId="71B06896" w:rsidR="4A33860D" w:rsidRPr="00DE4A7A" w:rsidRDefault="4A33860D" w:rsidP="00DE4A7A">
      <w:pPr>
        <w:pStyle w:val="ListParagraph"/>
        <w:numPr>
          <w:ilvl w:val="2"/>
          <w:numId w:val="2"/>
        </w:numPr>
        <w:spacing w:before="240" w:after="240"/>
        <w:rPr>
          <w:rFonts w:ascii="Times New Roman" w:hAnsi="Times New Roman" w:cs="Times New Roman"/>
        </w:rPr>
      </w:pPr>
      <w:r w:rsidRPr="000B1D70">
        <w:rPr>
          <w:rFonts w:ascii="Times New Roman" w:hAnsi="Times New Roman" w:cs="Times New Roman"/>
        </w:rPr>
        <w:t>Anticipated cereal production from this effort alone: ~55,000 tonnes by June — enough to feed more than 800,000 people for six months.</w:t>
      </w:r>
    </w:p>
    <w:p w14:paraId="531A1E9B" w14:textId="1FA326EA" w:rsidR="4A33860D" w:rsidRPr="00515E8B" w:rsidRDefault="4A33860D" w:rsidP="00B43950">
      <w:pPr>
        <w:pStyle w:val="ListParagraph"/>
        <w:numPr>
          <w:ilvl w:val="1"/>
          <w:numId w:val="2"/>
        </w:numPr>
        <w:spacing w:before="240" w:after="240"/>
        <w:rPr>
          <w:rFonts w:ascii="Times New Roman" w:hAnsi="Times New Roman" w:cs="Times New Roman"/>
        </w:rPr>
      </w:pPr>
      <w:r w:rsidRPr="000B1D70">
        <w:rPr>
          <w:rFonts w:ascii="Times New Roman" w:hAnsi="Times New Roman" w:cs="Times New Roman"/>
        </w:rPr>
        <w:t>Cash-for-work</w:t>
      </w:r>
    </w:p>
    <w:p w14:paraId="3933090C" w14:textId="56E9E72D" w:rsidR="4A33860D" w:rsidRPr="000B1D70" w:rsidRDefault="4A33860D" w:rsidP="00EE0302">
      <w:pPr>
        <w:pStyle w:val="ListParagraph"/>
        <w:numPr>
          <w:ilvl w:val="2"/>
          <w:numId w:val="2"/>
        </w:numPr>
        <w:spacing w:before="240" w:after="240"/>
        <w:rPr>
          <w:rFonts w:ascii="Times New Roman" w:hAnsi="Times New Roman" w:cs="Times New Roman"/>
        </w:rPr>
      </w:pPr>
      <w:r w:rsidRPr="000B1D70">
        <w:rPr>
          <w:rFonts w:ascii="Times New Roman" w:hAnsi="Times New Roman" w:cs="Times New Roman"/>
        </w:rPr>
        <w:t>First round: 120,000 people received US$4.3 million through cash-for-work.</w:t>
      </w:r>
    </w:p>
    <w:p w14:paraId="1FA0E6BB" w14:textId="590D071D" w:rsidR="4A33860D" w:rsidRPr="000B1D70" w:rsidRDefault="4A33860D" w:rsidP="00EE0302">
      <w:pPr>
        <w:pStyle w:val="ListParagraph"/>
        <w:numPr>
          <w:ilvl w:val="2"/>
          <w:numId w:val="2"/>
        </w:numPr>
        <w:spacing w:before="240" w:after="240"/>
        <w:rPr>
          <w:rFonts w:ascii="Times New Roman" w:hAnsi="Times New Roman" w:cs="Times New Roman"/>
        </w:rPr>
      </w:pPr>
      <w:r w:rsidRPr="000B1D70">
        <w:rPr>
          <w:rFonts w:ascii="Times New Roman" w:hAnsi="Times New Roman" w:cs="Times New Roman"/>
        </w:rPr>
        <w:t>Community infrastructure benefits from this work include repaired irrigation canals (projected to boost maize production by ~80%) and new water catchments capable of storing water for 207,000 animals for an entire dry season.</w:t>
      </w:r>
    </w:p>
    <w:p w14:paraId="7E7B26D3" w14:textId="66863BA5" w:rsidR="4A33860D" w:rsidRPr="000B1D70" w:rsidRDefault="4A33860D" w:rsidP="00EE0302">
      <w:pPr>
        <w:pStyle w:val="ListParagraph"/>
        <w:numPr>
          <w:ilvl w:val="2"/>
          <w:numId w:val="2"/>
        </w:numPr>
        <w:spacing w:before="240" w:after="240"/>
        <w:rPr>
          <w:rFonts w:ascii="Times New Roman" w:hAnsi="Times New Roman" w:cs="Times New Roman"/>
        </w:rPr>
      </w:pPr>
      <w:r w:rsidRPr="000B1D70">
        <w:rPr>
          <w:rFonts w:ascii="Times New Roman" w:hAnsi="Times New Roman" w:cs="Times New Roman"/>
        </w:rPr>
        <w:t>Second round: underway, directly benefiting an additional 136,000 people across Somalia.</w:t>
      </w:r>
    </w:p>
    <w:p w14:paraId="39F2FB85" w14:textId="0C4AC767" w:rsidR="4A33860D" w:rsidRPr="00F85963" w:rsidRDefault="4A33860D" w:rsidP="009066BC">
      <w:pPr>
        <w:pStyle w:val="ListParagraph"/>
        <w:numPr>
          <w:ilvl w:val="2"/>
          <w:numId w:val="2"/>
        </w:numPr>
        <w:spacing w:before="240" w:after="240"/>
        <w:rPr>
          <w:rFonts w:ascii="Times New Roman" w:hAnsi="Times New Roman" w:cs="Times New Roman"/>
        </w:rPr>
      </w:pPr>
      <w:r w:rsidRPr="000B1D70">
        <w:rPr>
          <w:rFonts w:ascii="Times New Roman" w:hAnsi="Times New Roman" w:cs="Times New Roman"/>
        </w:rPr>
        <w:t>~20% of cash-for-work recipients receive the cash unconditionally (i.e., without a work requirement) because they can't participate in labor — this group includes disabled people, the elderly, and pregnant women.</w:t>
      </w:r>
      <w:r w:rsidRPr="00F85963">
        <w:rPr>
          <w:rFonts w:ascii="Times New Roman" w:hAnsi="Times New Roman" w:cs="Times New Roman"/>
        </w:rPr>
        <w:t xml:space="preserve"> </w:t>
      </w:r>
    </w:p>
    <w:p w14:paraId="40A014D6" w14:textId="52F34CA5" w:rsidR="4A33860D" w:rsidRPr="00DA58DC" w:rsidRDefault="4A33860D" w:rsidP="00AF0B21">
      <w:pPr>
        <w:pStyle w:val="ListParagraph"/>
        <w:numPr>
          <w:ilvl w:val="1"/>
          <w:numId w:val="2"/>
        </w:numPr>
        <w:spacing w:before="240" w:after="240"/>
        <w:rPr>
          <w:rFonts w:ascii="Times New Roman" w:hAnsi="Times New Roman" w:cs="Times New Roman"/>
        </w:rPr>
      </w:pPr>
      <w:r w:rsidRPr="000B1D70">
        <w:rPr>
          <w:rFonts w:ascii="Times New Roman" w:hAnsi="Times New Roman" w:cs="Times New Roman"/>
        </w:rPr>
        <w:t>Livestock support</w:t>
      </w:r>
    </w:p>
    <w:p w14:paraId="4B9D69ED" w14:textId="492E1752" w:rsidR="4A33860D" w:rsidRPr="000B1D70" w:rsidRDefault="4A33860D" w:rsidP="00CF7F0A">
      <w:pPr>
        <w:pStyle w:val="ListParagraph"/>
        <w:numPr>
          <w:ilvl w:val="2"/>
          <w:numId w:val="2"/>
        </w:numPr>
        <w:spacing w:before="240" w:after="240"/>
        <w:rPr>
          <w:rFonts w:ascii="Times New Roman" w:hAnsi="Times New Roman" w:cs="Times New Roman"/>
        </w:rPr>
      </w:pPr>
      <w:r w:rsidRPr="000B1D70">
        <w:rPr>
          <w:rFonts w:ascii="Times New Roman" w:hAnsi="Times New Roman" w:cs="Times New Roman"/>
        </w:rPr>
        <w:t>More than 6.7 million animals treated against common diseases in the past month.</w:t>
      </w:r>
    </w:p>
    <w:p w14:paraId="2F43487B" w14:textId="436E8970" w:rsidR="4A33860D" w:rsidRPr="000B1D70" w:rsidRDefault="4A33860D" w:rsidP="00CF7F0A">
      <w:pPr>
        <w:pStyle w:val="ListParagraph"/>
        <w:numPr>
          <w:ilvl w:val="2"/>
          <w:numId w:val="2"/>
        </w:numPr>
        <w:spacing w:before="240" w:after="240"/>
        <w:rPr>
          <w:rFonts w:ascii="Times New Roman" w:hAnsi="Times New Roman" w:cs="Times New Roman"/>
        </w:rPr>
      </w:pPr>
      <w:r w:rsidRPr="000B1D70">
        <w:rPr>
          <w:rFonts w:ascii="Times New Roman" w:hAnsi="Times New Roman" w:cs="Times New Roman"/>
        </w:rPr>
        <w:t>5.4 million litres of water delivered to 90 sites in Puntland so far in April, providing water for 180,000 animals per day.</w:t>
      </w:r>
    </w:p>
    <w:p w14:paraId="563C4930" w14:textId="4A66807E" w:rsidR="4A33860D" w:rsidRPr="000B1D70" w:rsidRDefault="4A33860D" w:rsidP="00CF7F0A">
      <w:pPr>
        <w:pStyle w:val="ListParagraph"/>
        <w:numPr>
          <w:ilvl w:val="2"/>
          <w:numId w:val="2"/>
        </w:numPr>
        <w:spacing w:before="240" w:after="240"/>
        <w:rPr>
          <w:rFonts w:ascii="Times New Roman" w:hAnsi="Times New Roman" w:cs="Times New Roman"/>
        </w:rPr>
      </w:pPr>
      <w:r w:rsidRPr="000B1D70">
        <w:rPr>
          <w:rFonts w:ascii="Times New Roman" w:hAnsi="Times New Roman" w:cs="Times New Roman"/>
        </w:rPr>
        <w:t>FAO and partners are targeting treatment of 8 million animals total by end of April.</w:t>
      </w:r>
    </w:p>
    <w:p w14:paraId="1F6FBE2E" w14:textId="75822040" w:rsidR="4A33860D" w:rsidRPr="000B1D70" w:rsidRDefault="4A33860D" w:rsidP="00CF7F0A">
      <w:pPr>
        <w:pStyle w:val="ListParagraph"/>
        <w:numPr>
          <w:ilvl w:val="2"/>
          <w:numId w:val="2"/>
        </w:numPr>
        <w:spacing w:before="240" w:after="240"/>
        <w:rPr>
          <w:rFonts w:ascii="Times New Roman" w:hAnsi="Times New Roman" w:cs="Times New Roman"/>
        </w:rPr>
      </w:pPr>
      <w:r w:rsidRPr="000B1D70">
        <w:rPr>
          <w:rFonts w:ascii="Times New Roman" w:hAnsi="Times New Roman" w:cs="Times New Roman"/>
        </w:rPr>
        <w:t>Context: roughly 1 in 3 goats produce milk; the report cites a family example (3-year-old Fatuma in a Puntland displacement settlement) where a healthy milk goat provides about 2 cups (~0.4 litres) of milk per day.</w:t>
      </w:r>
    </w:p>
    <w:p w14:paraId="6DE60699" w14:textId="122ECDCD" w:rsidR="047ADB48" w:rsidRPr="000B1D70" w:rsidRDefault="4A33860D" w:rsidP="00CF7F0A">
      <w:pPr>
        <w:pStyle w:val="ListParagraph"/>
        <w:numPr>
          <w:ilvl w:val="2"/>
          <w:numId w:val="2"/>
        </w:numPr>
        <w:rPr>
          <w:rFonts w:ascii="Times New Roman" w:hAnsi="Times New Roman" w:cs="Times New Roman"/>
        </w:rPr>
      </w:pPr>
      <w:r w:rsidRPr="000B1D70">
        <w:rPr>
          <w:rFonts w:ascii="Times New Roman" w:hAnsi="Times New Roman" w:cs="Times New Roman"/>
        </w:rPr>
        <w:t>Framing in the report: livestock is described as Somalis' direct source of food, income, and trade — with women and small children often staying in displacement settlements while men and older boys move with herds in search of pasture and water.</w:t>
      </w:r>
    </w:p>
    <w:p w14:paraId="4F1A70A3" w14:textId="3F858A46" w:rsidR="727F4688" w:rsidRPr="003564BE" w:rsidRDefault="727F4688" w:rsidP="3151081A">
      <w:pPr>
        <w:pStyle w:val="ListParagraph"/>
        <w:numPr>
          <w:ilvl w:val="0"/>
          <w:numId w:val="2"/>
        </w:numPr>
        <w:rPr>
          <w:rFonts w:ascii="Times New Roman" w:hAnsi="Times New Roman" w:cs="Times New Roman"/>
        </w:rPr>
      </w:pPr>
      <w:hyperlink r:id="rId25">
        <w:r w:rsidRPr="000B1D70">
          <w:rPr>
            <w:rStyle w:val="Hyperlink"/>
            <w:rFonts w:ascii="Times New Roman" w:eastAsia="Times New Roman" w:hAnsi="Times New Roman" w:cs="Times New Roman"/>
          </w:rPr>
          <w:t>Food insecurity among internally displaced people in Somalia (2017-2024) FAO</w:t>
        </w:r>
      </w:hyperlink>
    </w:p>
    <w:p w14:paraId="55368C01" w14:textId="393F1FE3" w:rsidR="003564BE" w:rsidRPr="0092679E" w:rsidRDefault="007B3D2C" w:rsidP="003564BE">
      <w:pPr>
        <w:pStyle w:val="ListParagraph"/>
        <w:numPr>
          <w:ilvl w:val="1"/>
          <w:numId w:val="2"/>
        </w:numPr>
        <w:rPr>
          <w:rFonts w:ascii="Times New Roman" w:hAnsi="Times New Roman" w:cs="Times New Roman"/>
        </w:rPr>
      </w:pPr>
      <w:r w:rsidRPr="0092679E">
        <w:rPr>
          <w:rFonts w:ascii="Times New Roman" w:hAnsi="Times New Roman" w:cs="Times New Roman"/>
        </w:rPr>
        <w:t>National IPC Phase 3+ (acute food insecurity) nearly tripled 2017–2024</w:t>
      </w:r>
      <w:r w:rsidR="00616DA8">
        <w:rPr>
          <w:rFonts w:ascii="Times New Roman" w:hAnsi="Times New Roman" w:cs="Times New Roman"/>
        </w:rPr>
        <w:t>,</w:t>
      </w:r>
      <w:r w:rsidRPr="0092679E">
        <w:rPr>
          <w:rFonts w:ascii="Times New Roman" w:hAnsi="Times New Roman" w:cs="Times New Roman"/>
        </w:rPr>
        <w:t xml:space="preserve"> 1.2M to 3.6M people</w:t>
      </w:r>
      <w:r w:rsidR="003A1ABB">
        <w:rPr>
          <w:rFonts w:ascii="Times New Roman" w:hAnsi="Times New Roman" w:cs="Times New Roman"/>
        </w:rPr>
        <w:t xml:space="preserve">, </w:t>
      </w:r>
      <w:r w:rsidR="00B96B2E">
        <w:rPr>
          <w:rFonts w:ascii="Times New Roman" w:hAnsi="Times New Roman" w:cs="Times New Roman"/>
        </w:rPr>
        <w:t xml:space="preserve">but </w:t>
      </w:r>
      <w:r w:rsidR="00554D7A">
        <w:rPr>
          <w:rFonts w:ascii="Times New Roman" w:hAnsi="Times New Roman" w:cs="Times New Roman"/>
        </w:rPr>
        <w:t>t</w:t>
      </w:r>
      <w:r w:rsidR="000A769C">
        <w:rPr>
          <w:rFonts w:ascii="Times New Roman" w:hAnsi="Times New Roman" w:cs="Times New Roman"/>
        </w:rPr>
        <w:t xml:space="preserve">his </w:t>
      </w:r>
      <w:r w:rsidR="00D86021">
        <w:rPr>
          <w:rFonts w:ascii="Times New Roman" w:hAnsi="Times New Roman" w:cs="Times New Roman"/>
        </w:rPr>
        <w:t>l</w:t>
      </w:r>
      <w:r w:rsidR="008C791B">
        <w:rPr>
          <w:rFonts w:ascii="Times New Roman" w:hAnsi="Times New Roman" w:cs="Times New Roman"/>
        </w:rPr>
        <w:t>ook</w:t>
      </w:r>
      <w:r w:rsidR="0028178D">
        <w:rPr>
          <w:rFonts w:ascii="Times New Roman" w:hAnsi="Times New Roman" w:cs="Times New Roman"/>
        </w:rPr>
        <w:t xml:space="preserve">s </w:t>
      </w:r>
      <w:r w:rsidR="00E355AC">
        <w:rPr>
          <w:rFonts w:ascii="Times New Roman" w:hAnsi="Times New Roman" w:cs="Times New Roman"/>
        </w:rPr>
        <w:t>like it</w:t>
      </w:r>
      <w:r w:rsidR="000B7517">
        <w:rPr>
          <w:rFonts w:ascii="Times New Roman" w:hAnsi="Times New Roman" w:cs="Times New Roman"/>
        </w:rPr>
        <w:t>s</w:t>
      </w:r>
      <w:r w:rsidR="00A409ED">
        <w:rPr>
          <w:rFonts w:ascii="Times New Roman" w:hAnsi="Times New Roman" w:cs="Times New Roman"/>
        </w:rPr>
        <w:t xml:space="preserve"> d</w:t>
      </w:r>
      <w:r w:rsidR="002004C2">
        <w:rPr>
          <w:rFonts w:ascii="Times New Roman" w:hAnsi="Times New Roman" w:cs="Times New Roman"/>
        </w:rPr>
        <w:t>u</w:t>
      </w:r>
      <w:r w:rsidR="00092789">
        <w:rPr>
          <w:rFonts w:ascii="Times New Roman" w:hAnsi="Times New Roman" w:cs="Times New Roman"/>
        </w:rPr>
        <w:t>e to mo</w:t>
      </w:r>
      <w:r w:rsidR="003D2A43">
        <w:rPr>
          <w:rFonts w:ascii="Times New Roman" w:hAnsi="Times New Roman" w:cs="Times New Roman"/>
        </w:rPr>
        <w:t xml:space="preserve">re </w:t>
      </w:r>
      <w:r w:rsidR="00AC3B9F">
        <w:rPr>
          <w:rFonts w:ascii="Times New Roman" w:hAnsi="Times New Roman" w:cs="Times New Roman"/>
        </w:rPr>
        <w:t>re</w:t>
      </w:r>
      <w:r w:rsidR="00461DE4">
        <w:rPr>
          <w:rFonts w:ascii="Times New Roman" w:hAnsi="Times New Roman" w:cs="Times New Roman"/>
        </w:rPr>
        <w:t>c</w:t>
      </w:r>
      <w:r w:rsidR="00236EBB">
        <w:rPr>
          <w:rFonts w:ascii="Times New Roman" w:hAnsi="Times New Roman" w:cs="Times New Roman"/>
        </w:rPr>
        <w:t>ent gains</w:t>
      </w:r>
    </w:p>
    <w:p w14:paraId="72506318" w14:textId="35296636" w:rsidR="00B619BF" w:rsidRDefault="00316141" w:rsidP="003564BE">
      <w:pPr>
        <w:pStyle w:val="ListParagraph"/>
        <w:numPr>
          <w:ilvl w:val="1"/>
          <w:numId w:val="2"/>
        </w:numPr>
        <w:rPr>
          <w:rFonts w:ascii="Times New Roman" w:hAnsi="Times New Roman" w:cs="Times New Roman"/>
        </w:rPr>
      </w:pPr>
      <w:r w:rsidRPr="00316141">
        <w:rPr>
          <w:rFonts w:ascii="Times New Roman" w:hAnsi="Times New Roman" w:cs="Times New Roman"/>
        </w:rPr>
        <w:t>National-level improvement can mask sub-national deterioration — the report explicitly warns that country-wide gains coexist with specific regions/groups getting worse.</w:t>
      </w:r>
    </w:p>
    <w:p w14:paraId="76C0A034" w14:textId="20E506CD" w:rsidR="0042745F" w:rsidRDefault="0042745F" w:rsidP="003564BE">
      <w:pPr>
        <w:pStyle w:val="ListParagraph"/>
        <w:numPr>
          <w:ilvl w:val="1"/>
          <w:numId w:val="2"/>
        </w:numPr>
        <w:rPr>
          <w:rFonts w:ascii="Times New Roman" w:hAnsi="Times New Roman" w:cs="Times New Roman"/>
        </w:rPr>
      </w:pPr>
      <w:r w:rsidRPr="0042745F">
        <w:rPr>
          <w:rFonts w:ascii="Times New Roman" w:hAnsi="Times New Roman" w:cs="Times New Roman"/>
        </w:rPr>
        <w:t>IDPs are ~1.6% of the population but &gt;30% of the food-insecure population, with their Phase 3+ share roughly quadrupling (8%→36%) 2022–2024</w:t>
      </w:r>
    </w:p>
    <w:p w14:paraId="268AE8A3" w14:textId="3A3ED9E1" w:rsidR="004252E6" w:rsidRDefault="004252E6" w:rsidP="003564BE">
      <w:pPr>
        <w:pStyle w:val="ListParagraph"/>
        <w:numPr>
          <w:ilvl w:val="1"/>
          <w:numId w:val="2"/>
        </w:numPr>
        <w:rPr>
          <w:rFonts w:ascii="Times New Roman" w:hAnsi="Times New Roman" w:cs="Times New Roman"/>
        </w:rPr>
      </w:pPr>
      <w:r w:rsidRPr="004252E6">
        <w:rPr>
          <w:rFonts w:ascii="Times New Roman" w:hAnsi="Times New Roman" w:cs="Times New Roman"/>
        </w:rPr>
        <w:t>Humanitarian access constraints (Banadir, Lower Juba) are cited as a driver of the worst regional outcomes</w:t>
      </w:r>
    </w:p>
    <w:p w14:paraId="2B6A0E14" w14:textId="2EAC6427" w:rsidR="0040285E" w:rsidRPr="00620908" w:rsidRDefault="245BE620" w:rsidP="24F77040">
      <w:pPr>
        <w:pStyle w:val="ListParagraph"/>
        <w:numPr>
          <w:ilvl w:val="0"/>
          <w:numId w:val="2"/>
        </w:numPr>
        <w:rPr>
          <w:rFonts w:ascii="Times New Roman" w:hAnsi="Times New Roman" w:cs="Times New Roman"/>
        </w:rPr>
      </w:pPr>
      <w:hyperlink r:id="rId26">
        <w:r w:rsidRPr="000B1D70">
          <w:rPr>
            <w:rStyle w:val="Hyperlink"/>
            <w:rFonts w:ascii="Times New Roman" w:eastAsia="Times New Roman" w:hAnsi="Times New Roman" w:cs="Times New Roman"/>
          </w:rPr>
          <w:t>Trends of Hunger and Food Insecurity over IGAD Region of Eastern Africa 2024 Intl. Journal of Food Nutrition and Safety</w:t>
        </w:r>
      </w:hyperlink>
    </w:p>
    <w:p w14:paraId="606D2880" w14:textId="01DB5CA7" w:rsidR="00620908" w:rsidRDefault="00A53B56" w:rsidP="00B65D16">
      <w:pPr>
        <w:pStyle w:val="ListParagraph"/>
        <w:numPr>
          <w:ilvl w:val="1"/>
          <w:numId w:val="2"/>
        </w:numPr>
        <w:rPr>
          <w:rFonts w:ascii="Times New Roman" w:hAnsi="Times New Roman" w:cs="Times New Roman"/>
        </w:rPr>
      </w:pPr>
      <w:r w:rsidRPr="00A53B56">
        <w:rPr>
          <w:rFonts w:ascii="Times New Roman" w:hAnsi="Times New Roman" w:cs="Times New Roman"/>
        </w:rPr>
        <w:t>Somalia consistently has the greatest percentage of undernourishment prevalence in the region, attributed to fewer agricultural area, lower yield, insecurity, and the type of imbalanced commodities produced, imported, and exported</w:t>
      </w:r>
    </w:p>
    <w:p w14:paraId="3D06C43A" w14:textId="72394974" w:rsidR="007D1B9E" w:rsidRDefault="00A246BC" w:rsidP="00A246BC">
      <w:pPr>
        <w:pStyle w:val="ListParagraph"/>
        <w:numPr>
          <w:ilvl w:val="2"/>
          <w:numId w:val="2"/>
        </w:numPr>
        <w:rPr>
          <w:rFonts w:ascii="Times New Roman" w:hAnsi="Times New Roman" w:cs="Times New Roman"/>
        </w:rPr>
      </w:pPr>
      <w:r>
        <w:rPr>
          <w:rFonts w:ascii="Times New Roman" w:hAnsi="Times New Roman" w:cs="Times New Roman"/>
        </w:rPr>
        <w:t>They</w:t>
      </w:r>
      <w:r w:rsidR="00DB4C93">
        <w:rPr>
          <w:rFonts w:ascii="Times New Roman" w:hAnsi="Times New Roman" w:cs="Times New Roman"/>
        </w:rPr>
        <w:t xml:space="preserve"> did </w:t>
      </w:r>
      <w:r w:rsidR="00273CC4">
        <w:rPr>
          <w:rFonts w:ascii="Times New Roman" w:hAnsi="Times New Roman" w:cs="Times New Roman"/>
        </w:rPr>
        <w:t xml:space="preserve">not </w:t>
      </w:r>
      <w:r w:rsidR="00CC750A">
        <w:rPr>
          <w:rFonts w:ascii="Times New Roman" w:hAnsi="Times New Roman" w:cs="Times New Roman"/>
        </w:rPr>
        <w:t>really provide a</w:t>
      </w:r>
      <w:r w:rsidR="0073429D">
        <w:rPr>
          <w:rFonts w:ascii="Times New Roman" w:hAnsi="Times New Roman" w:cs="Times New Roman"/>
        </w:rPr>
        <w:t>ny back</w:t>
      </w:r>
      <w:r w:rsidR="006D62F8">
        <w:rPr>
          <w:rFonts w:ascii="Times New Roman" w:hAnsi="Times New Roman" w:cs="Times New Roman"/>
        </w:rPr>
        <w:t>ing evid</w:t>
      </w:r>
      <w:r w:rsidR="006B3580">
        <w:rPr>
          <w:rFonts w:ascii="Times New Roman" w:hAnsi="Times New Roman" w:cs="Times New Roman"/>
        </w:rPr>
        <w:t>ence fo</w:t>
      </w:r>
      <w:r w:rsidR="00EC575F">
        <w:rPr>
          <w:rFonts w:ascii="Times New Roman" w:hAnsi="Times New Roman" w:cs="Times New Roman"/>
        </w:rPr>
        <w:t>r this</w:t>
      </w:r>
    </w:p>
    <w:p w14:paraId="3E506B05" w14:textId="68EBE6EB" w:rsidR="0040285E" w:rsidRPr="000B1D70" w:rsidRDefault="36AEF97C" w:rsidP="24F77040">
      <w:pPr>
        <w:pStyle w:val="ListParagraph"/>
        <w:numPr>
          <w:ilvl w:val="0"/>
          <w:numId w:val="2"/>
        </w:numPr>
        <w:rPr>
          <w:rFonts w:ascii="Times New Roman" w:eastAsia="Times New Roman" w:hAnsi="Times New Roman" w:cs="Times New Roman"/>
        </w:rPr>
      </w:pPr>
      <w:r w:rsidRPr="000B1D70">
        <w:rPr>
          <w:rFonts w:ascii="Times New Roman" w:eastAsia="Times New Roman" w:hAnsi="Times New Roman" w:cs="Times New Roman"/>
        </w:rPr>
        <w:t>"</w:t>
      </w:r>
      <w:hyperlink r:id="rId27">
        <w:r w:rsidRPr="000B1D70">
          <w:rPr>
            <w:rStyle w:val="Hyperlink"/>
            <w:rFonts w:ascii="Times New Roman" w:eastAsia="Times New Roman" w:hAnsi="Times New Roman" w:cs="Times New Roman"/>
          </w:rPr>
          <w:t>Evaluation of the 2017 Somalia Humanitarian Cash-Based Response</w:t>
        </w:r>
      </w:hyperlink>
      <w:r w:rsidRPr="000B1D70">
        <w:rPr>
          <w:rFonts w:ascii="Times New Roman" w:eastAsia="Times New Roman" w:hAnsi="Times New Roman" w:cs="Times New Roman"/>
        </w:rPr>
        <w:t>," commissioned by the Somalia Inter-Agency Cash Working Group (CWG), by C. Mike Daniels and Georgina Anderson with Badra Yusuf Ali, August 2018</w:t>
      </w:r>
    </w:p>
    <w:p w14:paraId="7524CF98" w14:textId="77777777" w:rsidR="0040285E" w:rsidRPr="000B1D70" w:rsidRDefault="667128D8" w:rsidP="4417E4A5">
      <w:pPr>
        <w:pStyle w:val="ListParagraph"/>
        <w:numPr>
          <w:ilvl w:val="1"/>
          <w:numId w:val="2"/>
        </w:numPr>
        <w:rPr>
          <w:rFonts w:ascii="Times New Roman" w:eastAsia="Times New Roman" w:hAnsi="Times New Roman" w:cs="Times New Roman"/>
        </w:rPr>
      </w:pPr>
      <w:r w:rsidRPr="000B1D70">
        <w:rPr>
          <w:rFonts w:ascii="Times New Roman" w:eastAsia="Times New Roman" w:hAnsi="Times New Roman" w:cs="Times New Roman"/>
        </w:rPr>
        <w:t>Cash-Based Assistance reached over 3 million people/month within four months of the alert</w:t>
      </w:r>
    </w:p>
    <w:p w14:paraId="704FDA1F" w14:textId="77777777" w:rsidR="1535B311" w:rsidRPr="000B1D70" w:rsidRDefault="667128D8" w:rsidP="1535B311">
      <w:pPr>
        <w:pStyle w:val="ListParagraph"/>
        <w:numPr>
          <w:ilvl w:val="0"/>
          <w:numId w:val="2"/>
        </w:numPr>
        <w:rPr>
          <w:rFonts w:ascii="Times New Roman" w:hAnsi="Times New Roman" w:cs="Times New Roman"/>
        </w:rPr>
      </w:pPr>
      <w:r w:rsidRPr="000B1D70">
        <w:rPr>
          <w:rFonts w:ascii="Times New Roman" w:eastAsia="Times New Roman" w:hAnsi="Times New Roman" w:cs="Times New Roman"/>
        </w:rPr>
        <w:t xml:space="preserve">Cash-Based Assistance </w:t>
      </w:r>
      <w:r w:rsidRPr="000B1D70">
        <w:rPr>
          <w:rFonts w:ascii="Times New Roman" w:hAnsi="Times New Roman" w:cs="Times New Roman"/>
        </w:rPr>
        <w:t>reached over 3 million people/month within four months of the alert</w:t>
      </w:r>
    </w:p>
    <w:p w14:paraId="3411A9B9" w14:textId="69D06620" w:rsidR="1535B311" w:rsidRPr="000B1D70" w:rsidRDefault="667128D8" w:rsidP="403C6E2F">
      <w:pPr>
        <w:pStyle w:val="ListParagraph"/>
        <w:numPr>
          <w:ilvl w:val="1"/>
          <w:numId w:val="2"/>
        </w:numPr>
        <w:spacing w:after="0"/>
        <w:rPr>
          <w:rFonts w:ascii="Times New Roman" w:eastAsia="Times New Roman" w:hAnsi="Times New Roman" w:cs="Times New Roman"/>
        </w:rPr>
      </w:pPr>
      <w:r w:rsidRPr="000B1D70">
        <w:rPr>
          <w:rFonts w:ascii="Times New Roman" w:eastAsia="Times New Roman" w:hAnsi="Times New Roman" w:cs="Times New Roman"/>
        </w:rPr>
        <w:t>Peak: 3.2 million beneficiaries in May 2017 (~$48 million)</w:t>
      </w:r>
    </w:p>
    <w:p w14:paraId="6FB77586" w14:textId="19964C52" w:rsidR="1535B311" w:rsidRPr="000B1D70" w:rsidRDefault="667128D8" w:rsidP="403C6E2F">
      <w:pPr>
        <w:pStyle w:val="ListParagraph"/>
        <w:numPr>
          <w:ilvl w:val="1"/>
          <w:numId w:val="2"/>
        </w:numPr>
        <w:spacing w:after="0"/>
        <w:rPr>
          <w:rFonts w:ascii="Times New Roman" w:eastAsia="Times New Roman" w:hAnsi="Times New Roman" w:cs="Times New Roman"/>
        </w:rPr>
      </w:pPr>
      <w:r w:rsidRPr="000B1D70">
        <w:rPr>
          <w:rFonts w:ascii="Times New Roman" w:eastAsia="Times New Roman" w:hAnsi="Times New Roman" w:cs="Times New Roman"/>
        </w:rPr>
        <w:t>~50% of all 2017 humanitarian assistance in Somalia was delivered as cash/vouchers, vs. a 10% global average</w:t>
      </w:r>
    </w:p>
    <w:p w14:paraId="52E21599" w14:textId="6C94BC13" w:rsidR="1535B311" w:rsidRPr="000B1D70" w:rsidRDefault="667128D8" w:rsidP="1F2E4D8B">
      <w:pPr>
        <w:pStyle w:val="ListParagraph"/>
        <w:numPr>
          <w:ilvl w:val="1"/>
          <w:numId w:val="2"/>
        </w:numPr>
        <w:spacing w:after="0"/>
        <w:rPr>
          <w:rFonts w:ascii="Times New Roman" w:eastAsia="Times New Roman" w:hAnsi="Times New Roman" w:cs="Times New Roman"/>
        </w:rPr>
      </w:pPr>
      <w:r w:rsidRPr="000B1D70">
        <w:rPr>
          <w:rFonts w:ascii="Times New Roman" w:eastAsia="Times New Roman" w:hAnsi="Times New Roman" w:cs="Times New Roman"/>
        </w:rPr>
        <w:t>78% of CBA went to food security, 14% water, 6% shelter, smaller shares to nutrition/education/protection</w:t>
      </w:r>
    </w:p>
    <w:p w14:paraId="19EDE455" w14:textId="71DD7D6E" w:rsidR="1535B311" w:rsidRPr="000B1D70" w:rsidRDefault="24328ED6" w:rsidP="35B381FE">
      <w:pPr>
        <w:pStyle w:val="ListParagraph"/>
        <w:numPr>
          <w:ilvl w:val="1"/>
          <w:numId w:val="2"/>
        </w:numPr>
        <w:rPr>
          <w:rFonts w:ascii="Times New Roman" w:hAnsi="Times New Roman" w:cs="Times New Roman"/>
        </w:rPr>
      </w:pPr>
      <w:r w:rsidRPr="000B1D70">
        <w:rPr>
          <w:rFonts w:ascii="Times New Roman" w:hAnsi="Times New Roman" w:cs="Times New Roman"/>
        </w:rPr>
        <w:t>CBA had positive effects on local markets/vendors, enabled debt repayment and credit access</w:t>
      </w:r>
    </w:p>
    <w:p w14:paraId="3903D63B" w14:textId="4E297DCF" w:rsidR="1535B311" w:rsidRPr="000B1D70" w:rsidRDefault="24328ED6" w:rsidP="4DAC849E">
      <w:pPr>
        <w:pStyle w:val="ListParagraph"/>
        <w:numPr>
          <w:ilvl w:val="1"/>
          <w:numId w:val="2"/>
        </w:numPr>
        <w:spacing w:after="0"/>
        <w:rPr>
          <w:rFonts w:ascii="Times New Roman" w:hAnsi="Times New Roman" w:cs="Times New Roman"/>
        </w:rPr>
      </w:pPr>
      <w:r w:rsidRPr="000B1D70">
        <w:rPr>
          <w:rFonts w:ascii="Times New Roman" w:hAnsi="Times New Roman" w:cs="Times New Roman"/>
        </w:rPr>
        <w:t>Little evidence of CBA contributing to longer-term recovery/resilience — it was overwhelmingly used for short-term basic needs, with "few people [seeing] much positive longer-term impact"</w:t>
      </w:r>
    </w:p>
    <w:p w14:paraId="75A24C32" w14:textId="77777777" w:rsidR="1535B311" w:rsidRPr="000B1D70" w:rsidRDefault="1535B311" w:rsidP="2B565303">
      <w:pPr>
        <w:pStyle w:val="ListParagraph"/>
        <w:numPr>
          <w:ilvl w:val="1"/>
          <w:numId w:val="2"/>
        </w:numPr>
        <w:rPr>
          <w:rFonts w:ascii="Times New Roman" w:eastAsia="Times New Roman" w:hAnsi="Times New Roman" w:cs="Times New Roman"/>
        </w:rPr>
      </w:pPr>
    </w:p>
    <w:p w14:paraId="7ACC628A" w14:textId="77777777" w:rsidR="0040285E" w:rsidRPr="000B1D70" w:rsidRDefault="0E8C91B6" w:rsidP="264D90B0">
      <w:pPr>
        <w:pStyle w:val="ListParagraph"/>
        <w:numPr>
          <w:ilvl w:val="0"/>
          <w:numId w:val="2"/>
        </w:numPr>
        <w:rPr>
          <w:rFonts w:ascii="Times New Roman" w:eastAsia="Times New Roman" w:hAnsi="Times New Roman" w:cs="Times New Roman"/>
        </w:rPr>
      </w:pPr>
      <w:hyperlink r:id="rId28">
        <w:r w:rsidRPr="000B1D70">
          <w:rPr>
            <w:rStyle w:val="Hyperlink"/>
            <w:rFonts w:ascii="Times New Roman" w:eastAsia="Times New Roman" w:hAnsi="Times New Roman" w:cs="Times New Roman"/>
          </w:rPr>
          <w:t>Somalia: Food security improving but recovery remains fragile</w:t>
        </w:r>
      </w:hyperlink>
    </w:p>
    <w:p w14:paraId="5E729FC9" w14:textId="637FAE31" w:rsidR="7C03E31B" w:rsidRPr="000B1D70" w:rsidRDefault="7C03E31B" w:rsidP="39761A57">
      <w:pPr>
        <w:pStyle w:val="ListParagraph"/>
        <w:numPr>
          <w:ilvl w:val="1"/>
          <w:numId w:val="2"/>
        </w:numPr>
        <w:rPr>
          <w:rFonts w:ascii="Times New Roman" w:eastAsia="Times New Roman" w:hAnsi="Times New Roman" w:cs="Times New Roman"/>
        </w:rPr>
      </w:pPr>
      <w:r w:rsidRPr="000B1D70">
        <w:rPr>
          <w:rFonts w:ascii="Times New Roman" w:eastAsia="Times New Roman" w:hAnsi="Times New Roman" w:cs="Times New Roman"/>
        </w:rPr>
        <w:t>Context: Statement follows the above-average 2018 Gu rainy season, after the 2017 drought/famine risk was averted</w:t>
      </w:r>
    </w:p>
    <w:p w14:paraId="0501EBB7" w14:textId="1A903F0D" w:rsidR="7C03E31B" w:rsidRPr="000B1D70" w:rsidRDefault="7C03E31B" w:rsidP="17B66701">
      <w:pPr>
        <w:pStyle w:val="ListParagraph"/>
        <w:numPr>
          <w:ilvl w:val="1"/>
          <w:numId w:val="2"/>
        </w:numPr>
        <w:spacing w:after="0"/>
        <w:rPr>
          <w:rFonts w:ascii="Times New Roman" w:eastAsia="Times New Roman" w:hAnsi="Times New Roman" w:cs="Times New Roman"/>
        </w:rPr>
      </w:pPr>
      <w:r w:rsidRPr="000B1D70">
        <w:rPr>
          <w:rFonts w:ascii="Times New Roman" w:eastAsia="Times New Roman" w:hAnsi="Times New Roman" w:cs="Times New Roman"/>
        </w:rPr>
        <w:t xml:space="preserve">Improvements reported: </w:t>
      </w:r>
    </w:p>
    <w:p w14:paraId="2B89BDA0" w14:textId="761C72D0" w:rsidR="7C03E31B" w:rsidRPr="000B1D70" w:rsidRDefault="7C03E31B" w:rsidP="17B66701">
      <w:pPr>
        <w:pStyle w:val="ListParagraph"/>
        <w:numPr>
          <w:ilvl w:val="2"/>
          <w:numId w:val="2"/>
        </w:numPr>
        <w:spacing w:after="0"/>
        <w:rPr>
          <w:rFonts w:ascii="Times New Roman" w:eastAsia="Times New Roman" w:hAnsi="Times New Roman" w:cs="Times New Roman"/>
        </w:rPr>
      </w:pPr>
      <w:r w:rsidRPr="000B1D70">
        <w:rPr>
          <w:rFonts w:ascii="Times New Roman" w:eastAsia="Times New Roman" w:hAnsi="Times New Roman" w:cs="Times New Roman"/>
        </w:rPr>
        <w:t>Best cereal harvest since 2010</w:t>
      </w:r>
    </w:p>
    <w:p w14:paraId="79302EAE" w14:textId="19FC4092" w:rsidR="7C03E31B" w:rsidRPr="000B1D70" w:rsidRDefault="7C03E31B" w:rsidP="5EBD3D6A">
      <w:pPr>
        <w:pStyle w:val="ListParagraph"/>
        <w:numPr>
          <w:ilvl w:val="2"/>
          <w:numId w:val="2"/>
        </w:numPr>
        <w:spacing w:after="0"/>
        <w:rPr>
          <w:rFonts w:ascii="Times New Roman" w:eastAsia="Times New Roman" w:hAnsi="Times New Roman" w:cs="Times New Roman"/>
        </w:rPr>
      </w:pPr>
      <w:r w:rsidRPr="000B1D70">
        <w:rPr>
          <w:rFonts w:ascii="Times New Roman" w:eastAsia="Times New Roman" w:hAnsi="Times New Roman" w:cs="Times New Roman"/>
        </w:rPr>
        <w:t>Wettest season in recent years</w:t>
      </w:r>
    </w:p>
    <w:p w14:paraId="136ACF13" w14:textId="48034780" w:rsidR="7C03E31B" w:rsidRPr="000B1D70" w:rsidRDefault="7C03E31B" w:rsidP="0305621B">
      <w:pPr>
        <w:pStyle w:val="ListParagraph"/>
        <w:numPr>
          <w:ilvl w:val="2"/>
          <w:numId w:val="2"/>
        </w:numPr>
        <w:spacing w:after="0"/>
        <w:rPr>
          <w:rFonts w:ascii="Times New Roman" w:eastAsia="Times New Roman" w:hAnsi="Times New Roman" w:cs="Times New Roman"/>
        </w:rPr>
      </w:pPr>
      <w:r w:rsidRPr="000B1D70">
        <w:rPr>
          <w:rFonts w:ascii="Times New Roman" w:eastAsia="Times New Roman" w:hAnsi="Times New Roman" w:cs="Times New Roman"/>
        </w:rPr>
        <w:t>Improved pasture and water availability for most pastoralists</w:t>
      </w:r>
    </w:p>
    <w:p w14:paraId="023DDD02" w14:textId="40153086" w:rsidR="7C03E31B" w:rsidRPr="000B1D70" w:rsidRDefault="7C03E31B" w:rsidP="0305621B">
      <w:pPr>
        <w:pStyle w:val="ListParagraph"/>
        <w:numPr>
          <w:ilvl w:val="2"/>
          <w:numId w:val="2"/>
        </w:numPr>
        <w:spacing w:after="0"/>
        <w:rPr>
          <w:rFonts w:ascii="Times New Roman" w:eastAsia="Times New Roman" w:hAnsi="Times New Roman" w:cs="Times New Roman"/>
        </w:rPr>
      </w:pPr>
      <w:r w:rsidRPr="000B1D70">
        <w:rPr>
          <w:rFonts w:ascii="Times New Roman" w:eastAsia="Times New Roman" w:hAnsi="Times New Roman" w:cs="Times New Roman"/>
        </w:rPr>
        <w:t>Increasing livestock herd sizes in most areas</w:t>
      </w:r>
    </w:p>
    <w:p w14:paraId="37EFD800" w14:textId="03D8216C" w:rsidR="7C03E31B" w:rsidRPr="000B1D70" w:rsidRDefault="7C03E31B" w:rsidP="0305621B">
      <w:pPr>
        <w:pStyle w:val="ListParagraph"/>
        <w:numPr>
          <w:ilvl w:val="1"/>
          <w:numId w:val="2"/>
        </w:numPr>
        <w:spacing w:after="0"/>
        <w:rPr>
          <w:rFonts w:ascii="Times New Roman" w:eastAsia="Times New Roman" w:hAnsi="Times New Roman" w:cs="Times New Roman"/>
        </w:rPr>
      </w:pPr>
      <w:r w:rsidRPr="000B1D70">
        <w:rPr>
          <w:rFonts w:ascii="Times New Roman" w:eastAsia="Times New Roman" w:hAnsi="Times New Roman" w:cs="Times New Roman"/>
        </w:rPr>
        <w:t xml:space="preserve">Improvements NOT seen / caveats: </w:t>
      </w:r>
    </w:p>
    <w:p w14:paraId="6ACA505F" w14:textId="01372F06" w:rsidR="7C03E31B" w:rsidRPr="000B1D70" w:rsidRDefault="7C03E31B" w:rsidP="0305621B">
      <w:pPr>
        <w:pStyle w:val="ListParagraph"/>
        <w:numPr>
          <w:ilvl w:val="2"/>
          <w:numId w:val="2"/>
        </w:numPr>
        <w:spacing w:after="0"/>
        <w:rPr>
          <w:rFonts w:ascii="Times New Roman" w:eastAsia="Times New Roman" w:hAnsi="Times New Roman" w:cs="Times New Roman"/>
        </w:rPr>
      </w:pPr>
      <w:r w:rsidRPr="000B1D70">
        <w:rPr>
          <w:rFonts w:ascii="Times New Roman" w:eastAsia="Times New Roman" w:hAnsi="Times New Roman" w:cs="Times New Roman"/>
        </w:rPr>
        <w:t>Child malnutrition rates "largely unchanged" despite food security gains</w:t>
      </w:r>
    </w:p>
    <w:p w14:paraId="5E426835" w14:textId="1AE129B9" w:rsidR="7C03E31B" w:rsidRPr="000B1D70" w:rsidRDefault="7C03E31B" w:rsidP="0305621B">
      <w:pPr>
        <w:pStyle w:val="ListParagraph"/>
        <w:numPr>
          <w:ilvl w:val="2"/>
          <w:numId w:val="2"/>
        </w:numPr>
        <w:spacing w:after="0"/>
        <w:rPr>
          <w:rFonts w:ascii="Times New Roman" w:eastAsia="Times New Roman" w:hAnsi="Times New Roman" w:cs="Times New Roman"/>
        </w:rPr>
      </w:pPr>
      <w:r w:rsidRPr="000B1D70">
        <w:rPr>
          <w:rFonts w:ascii="Times New Roman" w:eastAsia="Times New Roman" w:hAnsi="Times New Roman" w:cs="Times New Roman"/>
        </w:rPr>
        <w:t>295,000 children acutely malnourished, including 55,000 severely malnourished</w:t>
      </w:r>
    </w:p>
    <w:p w14:paraId="375D6927" w14:textId="4BB57000" w:rsidR="7C03E31B" w:rsidRPr="000B1D70" w:rsidRDefault="7C03E31B" w:rsidP="0305621B">
      <w:pPr>
        <w:pStyle w:val="ListParagraph"/>
        <w:numPr>
          <w:ilvl w:val="2"/>
          <w:numId w:val="2"/>
        </w:numPr>
        <w:spacing w:after="0"/>
        <w:rPr>
          <w:rFonts w:ascii="Times New Roman" w:eastAsia="Times New Roman" w:hAnsi="Times New Roman" w:cs="Times New Roman"/>
        </w:rPr>
      </w:pPr>
      <w:r w:rsidRPr="000B1D70">
        <w:rPr>
          <w:rFonts w:ascii="Times New Roman" w:eastAsia="Times New Roman" w:hAnsi="Times New Roman" w:cs="Times New Roman"/>
        </w:rPr>
        <w:t>4.6 million people (2.5 million children) still needed humanitarian assistance</w:t>
      </w:r>
    </w:p>
    <w:p w14:paraId="3FAC8EB9" w14:textId="5D32CB1A" w:rsidR="7C03E31B" w:rsidRPr="000B1D70" w:rsidRDefault="7C03E31B" w:rsidP="0305621B">
      <w:pPr>
        <w:pStyle w:val="ListParagraph"/>
        <w:numPr>
          <w:ilvl w:val="2"/>
          <w:numId w:val="2"/>
        </w:numPr>
        <w:spacing w:after="0"/>
        <w:rPr>
          <w:rFonts w:ascii="Times New Roman" w:eastAsia="Times New Roman" w:hAnsi="Times New Roman" w:cs="Times New Roman"/>
        </w:rPr>
      </w:pPr>
      <w:r w:rsidRPr="000B1D70">
        <w:rPr>
          <w:rFonts w:ascii="Times New Roman" w:eastAsia="Times New Roman" w:hAnsi="Times New Roman" w:cs="Times New Roman"/>
        </w:rPr>
        <w:t>1.5 million still in crisis/emergency food insecurity levels</w:t>
      </w:r>
    </w:p>
    <w:p w14:paraId="52E750CC" w14:textId="18EB8FB3" w:rsidR="0040285E" w:rsidRPr="00065294" w:rsidRDefault="7C03E31B" w:rsidP="00065294">
      <w:pPr>
        <w:pStyle w:val="ListParagraph"/>
        <w:numPr>
          <w:ilvl w:val="2"/>
          <w:numId w:val="2"/>
        </w:numPr>
        <w:spacing w:after="0"/>
        <w:rPr>
          <w:rFonts w:ascii="Times New Roman" w:eastAsia="Times New Roman" w:hAnsi="Times New Roman" w:cs="Times New Roman"/>
        </w:rPr>
      </w:pPr>
      <w:r w:rsidRPr="000B1D70">
        <w:rPr>
          <w:rFonts w:ascii="Times New Roman" w:eastAsia="Times New Roman" w:hAnsi="Times New Roman" w:cs="Times New Roman"/>
        </w:rPr>
        <w:t>North-east communities recovering more slowly due to cattle losses and flood damage</w:t>
      </w:r>
    </w:p>
    <w:sectPr w:rsidR="0040285E" w:rsidRPr="00065294">
      <w:footerReference w:type="even" r:id="rId29"/>
      <w:footerReference w:type="default" r:id="rId30"/>
      <w:footerReference w:type="first" r:id="rId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vyanshi Wadhwa" w:date="2026-07-20T12:02:00Z" w:initials="DW">
    <w:p w14:paraId="2DD94C94" w14:textId="77777777" w:rsidR="002E3D5D" w:rsidRDefault="002E3D5D" w:rsidP="004C6E8D">
      <w:r>
        <w:rPr>
          <w:rStyle w:val="CommentReference"/>
        </w:rPr>
        <w:annotationRef/>
      </w:r>
      <w:r>
        <w:rPr>
          <w:sz w:val="20"/>
          <w:szCs w:val="20"/>
        </w:rPr>
        <w:t>how does IPC collect this data?</w:t>
      </w:r>
    </w:p>
  </w:comment>
  <w:comment w:id="1" w:author="Divyanshi Wadhwa" w:date="2026-07-20T12:03:00Z" w:initials="DW">
    <w:p w14:paraId="62087755" w14:textId="77777777" w:rsidR="00465AA9" w:rsidRDefault="00465AA9" w:rsidP="00465AA9">
      <w:r>
        <w:rPr>
          <w:rStyle w:val="CommentReference"/>
        </w:rPr>
        <w:annotationRef/>
      </w:r>
      <w:r>
        <w:rPr>
          <w:sz w:val="20"/>
          <w:szCs w:val="20"/>
        </w:rPr>
        <w:t>lets explain this more. is it because we arent able to reach the poorest/conflict affected zones to collect data?</w:t>
      </w:r>
    </w:p>
    <w:p w14:paraId="4851448F" w14:textId="77777777" w:rsidR="00465AA9" w:rsidRDefault="00465AA9" w:rsidP="00465AA9">
      <w:r>
        <w:rPr>
          <w:sz w:val="20"/>
          <w:szCs w:val="20"/>
        </w:rPr>
        <w:t>is there any other reason?</w:t>
      </w:r>
    </w:p>
  </w:comment>
  <w:comment w:id="2" w:author="Divyanshi Wadhwa" w:date="2026-07-20T12:06:00Z" w:initials="DW">
    <w:p w14:paraId="7D799139" w14:textId="77777777" w:rsidR="00970A55" w:rsidRDefault="00970A55" w:rsidP="00970A55">
      <w:r>
        <w:rPr>
          <w:rStyle w:val="CommentReference"/>
        </w:rPr>
        <w:annotationRef/>
      </w:r>
      <w:r>
        <w:rPr>
          <w:sz w:val="20"/>
          <w:szCs w:val="20"/>
        </w:rPr>
        <w:t>give specific time periods of improvements and declines to be more precise.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D94C94" w15:done="0"/>
  <w15:commentEx w15:paraId="4851448F" w15:done="0"/>
  <w15:commentEx w15:paraId="7D7991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7DA6B1" w16cex:dateUtc="2026-07-20T16:02:00Z"/>
  <w16cex:commentExtensible w16cex:durableId="1B8DE9BB" w16cex:dateUtc="2026-07-20T16:03:00Z"/>
  <w16cex:commentExtensible w16cex:durableId="1E16E7F8" w16cex:dateUtc="2026-07-20T16: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D94C94" w16cid:durableId="597DA6B1"/>
  <w16cid:commentId w16cid:paraId="4851448F" w16cid:durableId="1B8DE9BB"/>
  <w16cid:commentId w16cid:paraId="7D799139" w16cid:durableId="1E16E7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450EB" w14:textId="77777777" w:rsidR="008E4B4E" w:rsidRDefault="008E4B4E" w:rsidP="00D309D4">
      <w:pPr>
        <w:spacing w:after="0" w:line="240" w:lineRule="auto"/>
      </w:pPr>
      <w:r>
        <w:separator/>
      </w:r>
    </w:p>
  </w:endnote>
  <w:endnote w:type="continuationSeparator" w:id="0">
    <w:p w14:paraId="7730797C" w14:textId="77777777" w:rsidR="008E4B4E" w:rsidRDefault="008E4B4E" w:rsidP="00D30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F011E" w14:textId="1F6C6DF0" w:rsidR="00541879" w:rsidRDefault="00541879">
    <w:pPr>
      <w:pStyle w:val="Footer"/>
    </w:pPr>
    <w:r>
      <w:rPr>
        <w:noProof/>
      </w:rPr>
      <mc:AlternateContent>
        <mc:Choice Requires="wps">
          <w:drawing>
            <wp:anchor distT="0" distB="0" distL="0" distR="0" simplePos="0" relativeHeight="251658244" behindDoc="0" locked="0" layoutInCell="1" allowOverlap="1" wp14:anchorId="16DFFEA7" wp14:editId="2A391B6B">
              <wp:simplePos x="635" y="635"/>
              <wp:positionH relativeFrom="page">
                <wp:align>right</wp:align>
              </wp:positionH>
              <wp:positionV relativeFrom="page">
                <wp:align>bottom</wp:align>
              </wp:positionV>
              <wp:extent cx="1170305" cy="370205"/>
              <wp:effectExtent l="0" t="0" r="0" b="0"/>
              <wp:wrapNone/>
              <wp:docPr id="1441973822" name="Text Box 2" descr="Official Use Only">
                <a:extLst xmlns:a="http://schemas.openxmlformats.org/drawingml/2006/main">
                  <a:ext uri="{FF2B5EF4-FFF2-40B4-BE49-F238E27FC236}">
                    <a16:creationId xmlns:a16="http://schemas.microsoft.com/office/drawing/2014/main" id="{16C96EC2-A665-45D9-94D9-52A143966E6F}"/>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4F14975F" w14:textId="77777777" w:rsidR="00541879" w:rsidRPr="00D309D4" w:rsidRDefault="00541879" w:rsidP="00D309D4">
                          <w:pPr>
                            <w:spacing w:after="0"/>
                            <w:rPr>
                              <w:rFonts w:ascii="Aptos" w:eastAsia="Aptos" w:hAnsi="Aptos" w:cs="Aptos"/>
                              <w:noProof/>
                              <w:color w:val="000000"/>
                              <w:sz w:val="20"/>
                              <w:szCs w:val="20"/>
                            </w:rPr>
                          </w:pPr>
                          <w:r w:rsidRPr="00D309D4">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6DFFEA7"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9.15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" filled="f" stroked="f">
              <v:textbox style="mso-fit-shape-to-text:t" inset="0,0,20pt,15pt">
                <w:txbxContent>
                  <w:p w14:paraId="4F14975F" w14:textId="77777777" w:rsidR="00541879" w:rsidRPr="00D309D4" w:rsidRDefault="00541879" w:rsidP="00D309D4">
                    <w:pPr>
                      <w:spacing w:after="0"/>
                      <w:rPr>
                        <w:rFonts w:ascii="Aptos" w:eastAsia="Aptos" w:hAnsi="Aptos" w:cs="Aptos"/>
                        <w:noProof/>
                        <w:color w:val="000000"/>
                        <w:sz w:val="20"/>
                        <w:szCs w:val="20"/>
                      </w:rPr>
                    </w:pPr>
                    <w:r w:rsidRPr="00D309D4">
                      <w:rPr>
                        <w:rFonts w:ascii="Aptos" w:eastAsia="Aptos" w:hAnsi="Aptos" w:cs="Aptos"/>
                        <w:noProof/>
                        <w:color w:val="000000"/>
                        <w:sz w:val="20"/>
                        <w:szCs w:val="20"/>
                      </w:rPr>
                      <w:t>Official Use Only</w:t>
                    </w:r>
                  </w:p>
                </w:txbxContent>
              </v:textbox>
              <w10:wrap anchorx="page" anchory="page"/>
            </v:shape>
          </w:pict>
        </mc:Fallback>
      </mc:AlternateContent>
    </w:r>
    <w:r w:rsidR="00D309D4">
      <w:rPr>
        <w:noProof/>
      </w:rPr>
      <mc:AlternateContent>
        <mc:Choice Requires="wps">
          <w:drawing>
            <wp:anchor distT="0" distB="0" distL="0" distR="0" simplePos="0" relativeHeight="251658241" behindDoc="0" locked="0" layoutInCell="1" allowOverlap="1" wp14:anchorId="03FE0C61" wp14:editId="4DDC56C7">
              <wp:simplePos x="635" y="635"/>
              <wp:positionH relativeFrom="page">
                <wp:align>right</wp:align>
              </wp:positionH>
              <wp:positionV relativeFrom="page">
                <wp:align>bottom</wp:align>
              </wp:positionV>
              <wp:extent cx="1170305" cy="370205"/>
              <wp:effectExtent l="0" t="0" r="0" b="0"/>
              <wp:wrapNone/>
              <wp:docPr id="674055088" name="Text Box 2" descr="Official Use Only">
                <a:extLst xmlns:a="http://schemas.openxmlformats.org/drawingml/2006/main">
                  <a:ext uri="{FF2B5EF4-FFF2-40B4-BE49-F238E27FC236}">
                    <a16:creationId xmlns:a16="http://schemas.microsoft.com/office/drawing/2014/main" id="{E1348BD9-FF8F-43EE-871F-08DC04C28697}"/>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5D777A97" w14:textId="4BA6DFCD" w:rsidR="00D309D4" w:rsidRPr="00D309D4" w:rsidRDefault="00D309D4" w:rsidP="00D309D4">
                          <w:pPr>
                            <w:spacing w:after="0"/>
                            <w:rPr>
                              <w:rFonts w:ascii="Aptos" w:eastAsia="Aptos" w:hAnsi="Aptos" w:cs="Aptos"/>
                              <w:noProof/>
                              <w:color w:val="000000"/>
                              <w:sz w:val="20"/>
                              <w:szCs w:val="20"/>
                            </w:rPr>
                          </w:pPr>
                          <w:r w:rsidRPr="00D309D4">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 w14:anchorId="03FE0C61" id="_x0000_s1027" type="#_x0000_t202" alt="Official Use Only" style="position:absolute;margin-left:40.95pt;margin-top:0;width:92.15pt;height:29.1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" filled="f" stroked="f">
              <v:textbox style="mso-fit-shape-to-text:t" inset="0,0,20pt,15pt">
                <w:txbxContent>
                  <w:p w14:paraId="5D777A97" w14:textId="4BA6DFCD" w:rsidR="00D309D4" w:rsidRPr="00D309D4" w:rsidRDefault="00D309D4" w:rsidP="00D309D4">
                    <w:pPr>
                      <w:spacing w:after="0"/>
                      <w:rPr>
                        <w:rFonts w:ascii="Aptos" w:eastAsia="Aptos" w:hAnsi="Aptos" w:cs="Aptos"/>
                        <w:noProof/>
                        <w:color w:val="000000"/>
                        <w:sz w:val="20"/>
                        <w:szCs w:val="20"/>
                      </w:rPr>
                    </w:pPr>
                    <w:r w:rsidRPr="00D309D4">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049CE" w14:textId="1DC25CFE" w:rsidR="00541879" w:rsidRDefault="00541879">
    <w:pPr>
      <w:pStyle w:val="Footer"/>
    </w:pPr>
    <w:r>
      <w:rPr>
        <w:noProof/>
      </w:rPr>
      <mc:AlternateContent>
        <mc:Choice Requires="wps">
          <w:drawing>
            <wp:anchor distT="0" distB="0" distL="0" distR="0" simplePos="0" relativeHeight="251658245" behindDoc="0" locked="0" layoutInCell="1" allowOverlap="1" wp14:anchorId="6BDDAE09" wp14:editId="326A8B21">
              <wp:simplePos x="914400" y="9420225"/>
              <wp:positionH relativeFrom="page">
                <wp:align>right</wp:align>
              </wp:positionH>
              <wp:positionV relativeFrom="page">
                <wp:align>bottom</wp:align>
              </wp:positionV>
              <wp:extent cx="1170305" cy="370205"/>
              <wp:effectExtent l="0" t="0" r="0" b="0"/>
              <wp:wrapNone/>
              <wp:docPr id="632754951" name="Text Box 3" descr="Official Use Only">
                <a:extLst xmlns:a="http://schemas.openxmlformats.org/drawingml/2006/main">
                  <a:ext uri="{FF2B5EF4-FFF2-40B4-BE49-F238E27FC236}">
                    <a16:creationId xmlns:a16="http://schemas.microsoft.com/office/drawing/2014/main" id="{F0F462ED-EA83-4728-BE47-953A344B3A03}"/>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64000953" w14:textId="77777777" w:rsidR="00541879" w:rsidRPr="00D309D4" w:rsidRDefault="00541879" w:rsidP="00D309D4">
                          <w:pPr>
                            <w:spacing w:after="0"/>
                            <w:rPr>
                              <w:rFonts w:ascii="Aptos" w:eastAsia="Aptos" w:hAnsi="Aptos" w:cs="Aptos"/>
                              <w:noProof/>
                              <w:color w:val="000000"/>
                              <w:sz w:val="20"/>
                              <w:szCs w:val="20"/>
                            </w:rPr>
                          </w:pPr>
                          <w:r w:rsidRPr="00D309D4">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BDDAE09" id="_x0000_t202" coordsize="21600,21600" o:spt="202" path="m,l,21600r21600,l21600,xe">
              <v:stroke joinstyle="miter"/>
              <v:path gradientshapeok="t" o:connecttype="rect"/>
            </v:shapetype>
            <v:shape id="Text Box 3" o:spid="_x0000_s1028" type="#_x0000_t202" alt="Official Use Only" style="position:absolute;margin-left:40.95pt;margin-top:0;width:92.15pt;height:29.15pt;z-index:251658245;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" filled="f" stroked="f">
              <v:textbox style="mso-fit-shape-to-text:t" inset="0,0,20pt,15pt">
                <w:txbxContent>
                  <w:p w14:paraId="64000953" w14:textId="77777777" w:rsidR="00541879" w:rsidRPr="00D309D4" w:rsidRDefault="00541879" w:rsidP="00D309D4">
                    <w:pPr>
                      <w:spacing w:after="0"/>
                      <w:rPr>
                        <w:rFonts w:ascii="Aptos" w:eastAsia="Aptos" w:hAnsi="Aptos" w:cs="Aptos"/>
                        <w:noProof/>
                        <w:color w:val="000000"/>
                        <w:sz w:val="20"/>
                        <w:szCs w:val="20"/>
                      </w:rPr>
                    </w:pPr>
                    <w:r w:rsidRPr="00D309D4">
                      <w:rPr>
                        <w:rFonts w:ascii="Aptos" w:eastAsia="Aptos" w:hAnsi="Aptos" w:cs="Aptos"/>
                        <w:noProof/>
                        <w:color w:val="000000"/>
                        <w:sz w:val="20"/>
                        <w:szCs w:val="20"/>
                      </w:rPr>
                      <w:t>Official Use Only</w:t>
                    </w:r>
                  </w:p>
                </w:txbxContent>
              </v:textbox>
              <w10:wrap anchorx="page" anchory="page"/>
            </v:shape>
          </w:pict>
        </mc:Fallback>
      </mc:AlternateContent>
    </w:r>
    <w:r w:rsidR="00D309D4">
      <w:rPr>
        <w:noProof/>
      </w:rPr>
      <mc:AlternateContent>
        <mc:Choice Requires="wps">
          <w:drawing>
            <wp:anchor distT="0" distB="0" distL="0" distR="0" simplePos="0" relativeHeight="251658242" behindDoc="0" locked="0" layoutInCell="1" allowOverlap="1" wp14:anchorId="2237BF19" wp14:editId="79F7BF33">
              <wp:simplePos x="914400" y="9420225"/>
              <wp:positionH relativeFrom="page">
                <wp:align>right</wp:align>
              </wp:positionH>
              <wp:positionV relativeFrom="page">
                <wp:align>bottom</wp:align>
              </wp:positionV>
              <wp:extent cx="1170305" cy="370205"/>
              <wp:effectExtent l="0" t="0" r="0" b="0"/>
              <wp:wrapNone/>
              <wp:docPr id="910433962" name="Text Box 3" descr="Official Use Only">
                <a:extLst xmlns:a="http://schemas.openxmlformats.org/drawingml/2006/main">
                  <a:ext uri="{FF2B5EF4-FFF2-40B4-BE49-F238E27FC236}">
                    <a16:creationId xmlns:a16="http://schemas.microsoft.com/office/drawing/2014/main" id="{288EC295-3CEA-4B8D-8639-CBA6112D37E9}"/>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210D91C5" w14:textId="209DEFA3" w:rsidR="00D309D4" w:rsidRPr="00D309D4" w:rsidRDefault="00D309D4" w:rsidP="00D309D4">
                          <w:pPr>
                            <w:spacing w:after="0"/>
                            <w:rPr>
                              <w:rFonts w:ascii="Aptos" w:eastAsia="Aptos" w:hAnsi="Aptos" w:cs="Aptos"/>
                              <w:noProof/>
                              <w:color w:val="000000"/>
                              <w:sz w:val="20"/>
                              <w:szCs w:val="20"/>
                            </w:rPr>
                          </w:pPr>
                          <w:r w:rsidRPr="00D309D4">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 w14:anchorId="2237BF19" id="_x0000_s1029" type="#_x0000_t202" alt="Official Use Only" style="position:absolute;margin-left:40.95pt;margin-top:0;width:92.15pt;height:29.1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" filled="f" stroked="f">
              <v:textbox style="mso-fit-shape-to-text:t" inset="0,0,20pt,15pt">
                <w:txbxContent>
                  <w:p w14:paraId="210D91C5" w14:textId="209DEFA3" w:rsidR="00D309D4" w:rsidRPr="00D309D4" w:rsidRDefault="00D309D4" w:rsidP="00D309D4">
                    <w:pPr>
                      <w:spacing w:after="0"/>
                      <w:rPr>
                        <w:rFonts w:ascii="Aptos" w:eastAsia="Aptos" w:hAnsi="Aptos" w:cs="Aptos"/>
                        <w:noProof/>
                        <w:color w:val="000000"/>
                        <w:sz w:val="20"/>
                        <w:szCs w:val="20"/>
                      </w:rPr>
                    </w:pPr>
                    <w:r w:rsidRPr="00D309D4">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2EBA6" w14:textId="447636B8" w:rsidR="00541879" w:rsidRDefault="00541879">
    <w:pPr>
      <w:pStyle w:val="Footer"/>
    </w:pPr>
    <w:r>
      <w:rPr>
        <w:noProof/>
      </w:rPr>
      <mc:AlternateContent>
        <mc:Choice Requires="wps">
          <w:drawing>
            <wp:anchor distT="0" distB="0" distL="0" distR="0" simplePos="0" relativeHeight="251658243" behindDoc="0" locked="0" layoutInCell="1" allowOverlap="1" wp14:anchorId="3C682E35" wp14:editId="03C16A18">
              <wp:simplePos x="635" y="635"/>
              <wp:positionH relativeFrom="page">
                <wp:align>right</wp:align>
              </wp:positionH>
              <wp:positionV relativeFrom="page">
                <wp:align>bottom</wp:align>
              </wp:positionV>
              <wp:extent cx="1170305" cy="370205"/>
              <wp:effectExtent l="0" t="0" r="0" b="0"/>
              <wp:wrapNone/>
              <wp:docPr id="1728636418" name="Text Box 1" descr="Official Use Only">
                <a:extLst xmlns:a="http://schemas.openxmlformats.org/drawingml/2006/main">
                  <a:ext uri="{FF2B5EF4-FFF2-40B4-BE49-F238E27FC236}">
                    <a16:creationId xmlns:a16="http://schemas.microsoft.com/office/drawing/2014/main" id="{6030D174-0E91-4BE8-886A-2DA6DB211E9E}"/>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7072B1FB" w14:textId="77777777" w:rsidR="00541879" w:rsidRPr="00D309D4" w:rsidRDefault="00541879" w:rsidP="00D309D4">
                          <w:pPr>
                            <w:spacing w:after="0"/>
                            <w:rPr>
                              <w:rFonts w:ascii="Aptos" w:eastAsia="Aptos" w:hAnsi="Aptos" w:cs="Aptos"/>
                              <w:noProof/>
                              <w:color w:val="000000"/>
                              <w:sz w:val="20"/>
                              <w:szCs w:val="20"/>
                            </w:rPr>
                          </w:pPr>
                          <w:r w:rsidRPr="00D309D4">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C682E35" id="_x0000_t202" coordsize="21600,21600" o:spt="202" path="m,l,21600r21600,l21600,xe">
              <v:stroke joinstyle="miter"/>
              <v:path gradientshapeok="t" o:connecttype="rect"/>
            </v:shapetype>
            <v:shape id="Text Box 1" o:spid="_x0000_s1030" type="#_x0000_t202" alt="Official Use Only" style="position:absolute;margin-left:40.95pt;margin-top:0;width:92.15pt;height:29.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" filled="f" stroked="f">
              <v:textbox style="mso-fit-shape-to-text:t" inset="0,0,20pt,15pt">
                <w:txbxContent>
                  <w:p w14:paraId="7072B1FB" w14:textId="77777777" w:rsidR="00541879" w:rsidRPr="00D309D4" w:rsidRDefault="00541879" w:rsidP="00D309D4">
                    <w:pPr>
                      <w:spacing w:after="0"/>
                      <w:rPr>
                        <w:rFonts w:ascii="Aptos" w:eastAsia="Aptos" w:hAnsi="Aptos" w:cs="Aptos"/>
                        <w:noProof/>
                        <w:color w:val="000000"/>
                        <w:sz w:val="20"/>
                        <w:szCs w:val="20"/>
                      </w:rPr>
                    </w:pPr>
                    <w:r w:rsidRPr="00D309D4">
                      <w:rPr>
                        <w:rFonts w:ascii="Aptos" w:eastAsia="Aptos" w:hAnsi="Aptos" w:cs="Aptos"/>
                        <w:noProof/>
                        <w:color w:val="000000"/>
                        <w:sz w:val="20"/>
                        <w:szCs w:val="20"/>
                      </w:rPr>
                      <w:t>Official Use Only</w:t>
                    </w:r>
                  </w:p>
                </w:txbxContent>
              </v:textbox>
              <w10:wrap anchorx="page" anchory="page"/>
            </v:shape>
          </w:pict>
        </mc:Fallback>
      </mc:AlternateContent>
    </w:r>
    <w:r w:rsidR="00D309D4">
      <w:rPr>
        <w:noProof/>
      </w:rPr>
      <mc:AlternateContent>
        <mc:Choice Requires="wps">
          <w:drawing>
            <wp:anchor distT="0" distB="0" distL="0" distR="0" simplePos="0" relativeHeight="251658240" behindDoc="0" locked="0" layoutInCell="1" allowOverlap="1" wp14:anchorId="5DE30D1A" wp14:editId="0B7B7557">
              <wp:simplePos x="635" y="635"/>
              <wp:positionH relativeFrom="page">
                <wp:align>right</wp:align>
              </wp:positionH>
              <wp:positionV relativeFrom="page">
                <wp:align>bottom</wp:align>
              </wp:positionV>
              <wp:extent cx="1170305" cy="370205"/>
              <wp:effectExtent l="0" t="0" r="0" b="0"/>
              <wp:wrapNone/>
              <wp:docPr id="2112584788" name="Text Box 1" descr="Official Use Only">
                <a:extLst xmlns:a="http://schemas.openxmlformats.org/drawingml/2006/main">
                  <a:ext uri="{FF2B5EF4-FFF2-40B4-BE49-F238E27FC236}">
                    <a16:creationId xmlns:a16="http://schemas.microsoft.com/office/drawing/2014/main" id="{E97EB659-0BC5-40D9-9544-1CB23271DA6A}"/>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76501409" w14:textId="791D91C8" w:rsidR="00D309D4" w:rsidRPr="00D309D4" w:rsidRDefault="00D309D4" w:rsidP="00D309D4">
                          <w:pPr>
                            <w:spacing w:after="0"/>
                            <w:rPr>
                              <w:rFonts w:ascii="Aptos" w:eastAsia="Aptos" w:hAnsi="Aptos" w:cs="Aptos"/>
                              <w:noProof/>
                              <w:color w:val="000000"/>
                              <w:sz w:val="20"/>
                              <w:szCs w:val="20"/>
                            </w:rPr>
                          </w:pPr>
                          <w:r w:rsidRPr="00D309D4">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 w14:anchorId="5DE30D1A" id="_x0000_s1031" type="#_x0000_t202" alt="Official Use Only" style="position:absolute;margin-left:40.95pt;margin-top:0;width:92.1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" filled="f" stroked="f">
              <v:textbox style="mso-fit-shape-to-text:t" inset="0,0,20pt,15pt">
                <w:txbxContent>
                  <w:p w14:paraId="76501409" w14:textId="791D91C8" w:rsidR="00D309D4" w:rsidRPr="00D309D4" w:rsidRDefault="00D309D4" w:rsidP="00D309D4">
                    <w:pPr>
                      <w:spacing w:after="0"/>
                      <w:rPr>
                        <w:rFonts w:ascii="Aptos" w:eastAsia="Aptos" w:hAnsi="Aptos" w:cs="Aptos"/>
                        <w:noProof/>
                        <w:color w:val="000000"/>
                        <w:sz w:val="20"/>
                        <w:szCs w:val="20"/>
                      </w:rPr>
                    </w:pPr>
                    <w:r w:rsidRPr="00D309D4">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BFBC1" w14:textId="77777777" w:rsidR="008E4B4E" w:rsidRDefault="008E4B4E" w:rsidP="00D309D4">
      <w:pPr>
        <w:spacing w:after="0" w:line="240" w:lineRule="auto"/>
      </w:pPr>
      <w:r>
        <w:separator/>
      </w:r>
    </w:p>
  </w:footnote>
  <w:footnote w:type="continuationSeparator" w:id="0">
    <w:p w14:paraId="32C22883" w14:textId="77777777" w:rsidR="008E4B4E" w:rsidRDefault="008E4B4E" w:rsidP="00D309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4DC1"/>
    <w:multiLevelType w:val="hybridMultilevel"/>
    <w:tmpl w:val="A6CA3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D15BC"/>
    <w:multiLevelType w:val="hybridMultilevel"/>
    <w:tmpl w:val="B32C1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DA21A0"/>
    <w:multiLevelType w:val="hybridMultilevel"/>
    <w:tmpl w:val="819838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5847FB"/>
    <w:multiLevelType w:val="hybridMultilevel"/>
    <w:tmpl w:val="7480B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052883"/>
    <w:multiLevelType w:val="hybridMultilevel"/>
    <w:tmpl w:val="6B74A9DA"/>
    <w:lvl w:ilvl="0" w:tplc="7B02769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C0F4CE"/>
    <w:multiLevelType w:val="hybridMultilevel"/>
    <w:tmpl w:val="FFFFFFFF"/>
    <w:lvl w:ilvl="0" w:tplc="5E0A170C">
      <w:start w:val="1"/>
      <w:numFmt w:val="bullet"/>
      <w:lvlText w:val="-"/>
      <w:lvlJc w:val="left"/>
      <w:pPr>
        <w:ind w:left="720" w:hanging="360"/>
      </w:pPr>
      <w:rPr>
        <w:rFonts w:ascii="Aptos" w:hAnsi="Aptos" w:hint="default"/>
      </w:rPr>
    </w:lvl>
    <w:lvl w:ilvl="1" w:tplc="9CB09348">
      <w:start w:val="1"/>
      <w:numFmt w:val="bullet"/>
      <w:lvlText w:val="o"/>
      <w:lvlJc w:val="left"/>
      <w:pPr>
        <w:ind w:left="1440" w:hanging="360"/>
      </w:pPr>
      <w:rPr>
        <w:rFonts w:ascii="Courier New" w:hAnsi="Courier New" w:hint="default"/>
      </w:rPr>
    </w:lvl>
    <w:lvl w:ilvl="2" w:tplc="B832028C">
      <w:start w:val="1"/>
      <w:numFmt w:val="bullet"/>
      <w:lvlText w:val=""/>
      <w:lvlJc w:val="left"/>
      <w:pPr>
        <w:ind w:left="2160" w:hanging="360"/>
      </w:pPr>
      <w:rPr>
        <w:rFonts w:ascii="Wingdings" w:hAnsi="Wingdings" w:hint="default"/>
      </w:rPr>
    </w:lvl>
    <w:lvl w:ilvl="3" w:tplc="F5BCF72C">
      <w:start w:val="1"/>
      <w:numFmt w:val="bullet"/>
      <w:lvlText w:val=""/>
      <w:lvlJc w:val="left"/>
      <w:pPr>
        <w:ind w:left="2880" w:hanging="360"/>
      </w:pPr>
      <w:rPr>
        <w:rFonts w:ascii="Symbol" w:hAnsi="Symbol" w:hint="default"/>
      </w:rPr>
    </w:lvl>
    <w:lvl w:ilvl="4" w:tplc="F3CA56A2">
      <w:start w:val="1"/>
      <w:numFmt w:val="bullet"/>
      <w:lvlText w:val="o"/>
      <w:lvlJc w:val="left"/>
      <w:pPr>
        <w:ind w:left="3600" w:hanging="360"/>
      </w:pPr>
      <w:rPr>
        <w:rFonts w:ascii="Courier New" w:hAnsi="Courier New" w:hint="default"/>
      </w:rPr>
    </w:lvl>
    <w:lvl w:ilvl="5" w:tplc="D898CD52">
      <w:start w:val="1"/>
      <w:numFmt w:val="bullet"/>
      <w:lvlText w:val=""/>
      <w:lvlJc w:val="left"/>
      <w:pPr>
        <w:ind w:left="4320" w:hanging="360"/>
      </w:pPr>
      <w:rPr>
        <w:rFonts w:ascii="Wingdings" w:hAnsi="Wingdings" w:hint="default"/>
      </w:rPr>
    </w:lvl>
    <w:lvl w:ilvl="6" w:tplc="424E1810">
      <w:start w:val="1"/>
      <w:numFmt w:val="bullet"/>
      <w:lvlText w:val=""/>
      <w:lvlJc w:val="left"/>
      <w:pPr>
        <w:ind w:left="5040" w:hanging="360"/>
      </w:pPr>
      <w:rPr>
        <w:rFonts w:ascii="Symbol" w:hAnsi="Symbol" w:hint="default"/>
      </w:rPr>
    </w:lvl>
    <w:lvl w:ilvl="7" w:tplc="88583EF8">
      <w:start w:val="1"/>
      <w:numFmt w:val="bullet"/>
      <w:lvlText w:val="o"/>
      <w:lvlJc w:val="left"/>
      <w:pPr>
        <w:ind w:left="5760" w:hanging="360"/>
      </w:pPr>
      <w:rPr>
        <w:rFonts w:ascii="Courier New" w:hAnsi="Courier New" w:hint="default"/>
      </w:rPr>
    </w:lvl>
    <w:lvl w:ilvl="8" w:tplc="3FD6803A">
      <w:start w:val="1"/>
      <w:numFmt w:val="bullet"/>
      <w:lvlText w:val=""/>
      <w:lvlJc w:val="left"/>
      <w:pPr>
        <w:ind w:left="6480" w:hanging="360"/>
      </w:pPr>
      <w:rPr>
        <w:rFonts w:ascii="Wingdings" w:hAnsi="Wingdings" w:hint="default"/>
      </w:rPr>
    </w:lvl>
  </w:abstractNum>
  <w:abstractNum w:abstractNumId="6" w15:restartNumberingAfterBreak="0">
    <w:nsid w:val="5E58279F"/>
    <w:multiLevelType w:val="hybridMultilevel"/>
    <w:tmpl w:val="02CEF01C"/>
    <w:lvl w:ilvl="0" w:tplc="33AE01C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E003C2"/>
    <w:multiLevelType w:val="hybridMultilevel"/>
    <w:tmpl w:val="9CB8AA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A22231"/>
    <w:multiLevelType w:val="hybridMultilevel"/>
    <w:tmpl w:val="E81888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BA1721"/>
    <w:multiLevelType w:val="hybridMultilevel"/>
    <w:tmpl w:val="1D50CC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2D61AE"/>
    <w:multiLevelType w:val="hybridMultilevel"/>
    <w:tmpl w:val="3530E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811710">
    <w:abstractNumId w:val="2"/>
  </w:num>
  <w:num w:numId="2" w16cid:durableId="1098869400">
    <w:abstractNumId w:val="5"/>
  </w:num>
  <w:num w:numId="3" w16cid:durableId="138965798">
    <w:abstractNumId w:val="4"/>
  </w:num>
  <w:num w:numId="4" w16cid:durableId="1746301441">
    <w:abstractNumId w:val="9"/>
  </w:num>
  <w:num w:numId="5" w16cid:durableId="1793286463">
    <w:abstractNumId w:val="0"/>
  </w:num>
  <w:num w:numId="6" w16cid:durableId="1797943656">
    <w:abstractNumId w:val="10"/>
  </w:num>
  <w:num w:numId="7" w16cid:durableId="268200912">
    <w:abstractNumId w:val="8"/>
  </w:num>
  <w:num w:numId="8" w16cid:durableId="427696205">
    <w:abstractNumId w:val="7"/>
  </w:num>
  <w:num w:numId="9" w16cid:durableId="470488859">
    <w:abstractNumId w:val="1"/>
  </w:num>
  <w:num w:numId="10" w16cid:durableId="661127613">
    <w:abstractNumId w:val="3"/>
  </w:num>
  <w:num w:numId="11" w16cid:durableId="97251958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vyanshi Wadhwa">
    <w15:presenceInfo w15:providerId="AD" w15:userId="S::dwadhwa@worldbank.org::3881ad4f-0ebd-4457-8534-51bdd51b74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9D4"/>
    <w:rsid w:val="000018A8"/>
    <w:rsid w:val="0000392E"/>
    <w:rsid w:val="000064ED"/>
    <w:rsid w:val="00006D3A"/>
    <w:rsid w:val="00010872"/>
    <w:rsid w:val="00012069"/>
    <w:rsid w:val="0001362A"/>
    <w:rsid w:val="000148E1"/>
    <w:rsid w:val="000168A5"/>
    <w:rsid w:val="00020B88"/>
    <w:rsid w:val="00020F85"/>
    <w:rsid w:val="000216C5"/>
    <w:rsid w:val="00026B9B"/>
    <w:rsid w:val="00027744"/>
    <w:rsid w:val="00027C68"/>
    <w:rsid w:val="00030E31"/>
    <w:rsid w:val="00031304"/>
    <w:rsid w:val="00031AEC"/>
    <w:rsid w:val="00035425"/>
    <w:rsid w:val="00041AE0"/>
    <w:rsid w:val="00042962"/>
    <w:rsid w:val="00043035"/>
    <w:rsid w:val="00045898"/>
    <w:rsid w:val="00047572"/>
    <w:rsid w:val="000478F8"/>
    <w:rsid w:val="00051B81"/>
    <w:rsid w:val="00051D40"/>
    <w:rsid w:val="00052702"/>
    <w:rsid w:val="0005497E"/>
    <w:rsid w:val="000551A6"/>
    <w:rsid w:val="00062BB9"/>
    <w:rsid w:val="0006344D"/>
    <w:rsid w:val="0006369F"/>
    <w:rsid w:val="00065294"/>
    <w:rsid w:val="000656CF"/>
    <w:rsid w:val="00066FBB"/>
    <w:rsid w:val="00067B4A"/>
    <w:rsid w:val="0007341C"/>
    <w:rsid w:val="00076BD8"/>
    <w:rsid w:val="00080A34"/>
    <w:rsid w:val="0008117D"/>
    <w:rsid w:val="00081E6D"/>
    <w:rsid w:val="00091983"/>
    <w:rsid w:val="00092789"/>
    <w:rsid w:val="00094CB0"/>
    <w:rsid w:val="00097109"/>
    <w:rsid w:val="000A6514"/>
    <w:rsid w:val="000A769C"/>
    <w:rsid w:val="000A7D66"/>
    <w:rsid w:val="000B1D70"/>
    <w:rsid w:val="000B3DE6"/>
    <w:rsid w:val="000B515F"/>
    <w:rsid w:val="000B7517"/>
    <w:rsid w:val="000C02B6"/>
    <w:rsid w:val="000C2065"/>
    <w:rsid w:val="000C50D4"/>
    <w:rsid w:val="000C5DA9"/>
    <w:rsid w:val="000C68CF"/>
    <w:rsid w:val="000C716A"/>
    <w:rsid w:val="000C763D"/>
    <w:rsid w:val="000D61C0"/>
    <w:rsid w:val="000D756B"/>
    <w:rsid w:val="000F1047"/>
    <w:rsid w:val="000F1556"/>
    <w:rsid w:val="000F1F0B"/>
    <w:rsid w:val="000F332A"/>
    <w:rsid w:val="000F4322"/>
    <w:rsid w:val="000F5038"/>
    <w:rsid w:val="001048DD"/>
    <w:rsid w:val="0011103E"/>
    <w:rsid w:val="0011284B"/>
    <w:rsid w:val="0011484B"/>
    <w:rsid w:val="00117B4C"/>
    <w:rsid w:val="00120FFC"/>
    <w:rsid w:val="00122460"/>
    <w:rsid w:val="00122EA3"/>
    <w:rsid w:val="00123A14"/>
    <w:rsid w:val="00132879"/>
    <w:rsid w:val="00132F32"/>
    <w:rsid w:val="0013375C"/>
    <w:rsid w:val="00134C02"/>
    <w:rsid w:val="00135276"/>
    <w:rsid w:val="00143447"/>
    <w:rsid w:val="00151C10"/>
    <w:rsid w:val="00152A9C"/>
    <w:rsid w:val="00155716"/>
    <w:rsid w:val="0015609E"/>
    <w:rsid w:val="00156C84"/>
    <w:rsid w:val="00160C4F"/>
    <w:rsid w:val="0016388E"/>
    <w:rsid w:val="001648B7"/>
    <w:rsid w:val="00166ECD"/>
    <w:rsid w:val="001731CE"/>
    <w:rsid w:val="001740CD"/>
    <w:rsid w:val="001745CD"/>
    <w:rsid w:val="001807C3"/>
    <w:rsid w:val="0018297F"/>
    <w:rsid w:val="00183B60"/>
    <w:rsid w:val="00190EA8"/>
    <w:rsid w:val="00197235"/>
    <w:rsid w:val="001A065B"/>
    <w:rsid w:val="001A1EFA"/>
    <w:rsid w:val="001A3B85"/>
    <w:rsid w:val="001A5F71"/>
    <w:rsid w:val="001A68DB"/>
    <w:rsid w:val="001A7A7E"/>
    <w:rsid w:val="001A7B7E"/>
    <w:rsid w:val="001B173E"/>
    <w:rsid w:val="001B2AE3"/>
    <w:rsid w:val="001B3E2C"/>
    <w:rsid w:val="001B4D92"/>
    <w:rsid w:val="001B519A"/>
    <w:rsid w:val="001B5241"/>
    <w:rsid w:val="001B57F8"/>
    <w:rsid w:val="001B73B9"/>
    <w:rsid w:val="001C07E9"/>
    <w:rsid w:val="001C2D2D"/>
    <w:rsid w:val="001C472B"/>
    <w:rsid w:val="001C63A1"/>
    <w:rsid w:val="001C76DC"/>
    <w:rsid w:val="001D1D0B"/>
    <w:rsid w:val="001D3431"/>
    <w:rsid w:val="001E26E6"/>
    <w:rsid w:val="001E3CA1"/>
    <w:rsid w:val="001E592C"/>
    <w:rsid w:val="001F04A2"/>
    <w:rsid w:val="001F19C1"/>
    <w:rsid w:val="001F1CC9"/>
    <w:rsid w:val="001F2A1D"/>
    <w:rsid w:val="001F39AD"/>
    <w:rsid w:val="002004C2"/>
    <w:rsid w:val="0020464A"/>
    <w:rsid w:val="002067CD"/>
    <w:rsid w:val="00210407"/>
    <w:rsid w:val="00210926"/>
    <w:rsid w:val="00215F36"/>
    <w:rsid w:val="0021683E"/>
    <w:rsid w:val="00216EAC"/>
    <w:rsid w:val="0021762E"/>
    <w:rsid w:val="002206D1"/>
    <w:rsid w:val="0022123A"/>
    <w:rsid w:val="00223119"/>
    <w:rsid w:val="00224C76"/>
    <w:rsid w:val="00233B7E"/>
    <w:rsid w:val="0023433F"/>
    <w:rsid w:val="00236EBB"/>
    <w:rsid w:val="002374E3"/>
    <w:rsid w:val="00240A46"/>
    <w:rsid w:val="002422F7"/>
    <w:rsid w:val="0024311B"/>
    <w:rsid w:val="00244B82"/>
    <w:rsid w:val="00245A3B"/>
    <w:rsid w:val="00252983"/>
    <w:rsid w:val="00252A9E"/>
    <w:rsid w:val="00255C8F"/>
    <w:rsid w:val="002565EE"/>
    <w:rsid w:val="002665DC"/>
    <w:rsid w:val="00272783"/>
    <w:rsid w:val="00272B63"/>
    <w:rsid w:val="00273CC4"/>
    <w:rsid w:val="00274B44"/>
    <w:rsid w:val="00275C3C"/>
    <w:rsid w:val="002765A1"/>
    <w:rsid w:val="00277653"/>
    <w:rsid w:val="00277B78"/>
    <w:rsid w:val="0028178D"/>
    <w:rsid w:val="002822FF"/>
    <w:rsid w:val="0028576F"/>
    <w:rsid w:val="0028605A"/>
    <w:rsid w:val="0028705B"/>
    <w:rsid w:val="002873D9"/>
    <w:rsid w:val="00287A86"/>
    <w:rsid w:val="0029277C"/>
    <w:rsid w:val="00293E16"/>
    <w:rsid w:val="0029693C"/>
    <w:rsid w:val="00296F98"/>
    <w:rsid w:val="00297B48"/>
    <w:rsid w:val="002A09E1"/>
    <w:rsid w:val="002A165A"/>
    <w:rsid w:val="002A1A3F"/>
    <w:rsid w:val="002A78DE"/>
    <w:rsid w:val="002A7C82"/>
    <w:rsid w:val="002B1545"/>
    <w:rsid w:val="002B1870"/>
    <w:rsid w:val="002B2142"/>
    <w:rsid w:val="002B3A1B"/>
    <w:rsid w:val="002B4A10"/>
    <w:rsid w:val="002B586A"/>
    <w:rsid w:val="002B71AF"/>
    <w:rsid w:val="002C3BEB"/>
    <w:rsid w:val="002D1F41"/>
    <w:rsid w:val="002D3AEA"/>
    <w:rsid w:val="002D63B8"/>
    <w:rsid w:val="002E1DEC"/>
    <w:rsid w:val="002E3D5D"/>
    <w:rsid w:val="002E3E3E"/>
    <w:rsid w:val="002E4AFF"/>
    <w:rsid w:val="002E52A9"/>
    <w:rsid w:val="002E7085"/>
    <w:rsid w:val="002F2E64"/>
    <w:rsid w:val="002F3504"/>
    <w:rsid w:val="002F3C3C"/>
    <w:rsid w:val="002F441C"/>
    <w:rsid w:val="002F5BA9"/>
    <w:rsid w:val="002F718F"/>
    <w:rsid w:val="00300DC1"/>
    <w:rsid w:val="00302342"/>
    <w:rsid w:val="0030312E"/>
    <w:rsid w:val="003060D9"/>
    <w:rsid w:val="0030741C"/>
    <w:rsid w:val="0030741E"/>
    <w:rsid w:val="00311D7A"/>
    <w:rsid w:val="00316141"/>
    <w:rsid w:val="00316280"/>
    <w:rsid w:val="0031D510"/>
    <w:rsid w:val="0032284B"/>
    <w:rsid w:val="00322923"/>
    <w:rsid w:val="00322CDE"/>
    <w:rsid w:val="00326E0C"/>
    <w:rsid w:val="003271E6"/>
    <w:rsid w:val="00327353"/>
    <w:rsid w:val="00327CEA"/>
    <w:rsid w:val="00335573"/>
    <w:rsid w:val="00336670"/>
    <w:rsid w:val="003367AC"/>
    <w:rsid w:val="0033770F"/>
    <w:rsid w:val="00337F55"/>
    <w:rsid w:val="0033EC82"/>
    <w:rsid w:val="00340BC4"/>
    <w:rsid w:val="00341155"/>
    <w:rsid w:val="00341163"/>
    <w:rsid w:val="0034346D"/>
    <w:rsid w:val="003448E1"/>
    <w:rsid w:val="0034516E"/>
    <w:rsid w:val="00345782"/>
    <w:rsid w:val="003458F5"/>
    <w:rsid w:val="003463E0"/>
    <w:rsid w:val="00347E3A"/>
    <w:rsid w:val="00347FB7"/>
    <w:rsid w:val="0035321C"/>
    <w:rsid w:val="003563C6"/>
    <w:rsid w:val="003564BE"/>
    <w:rsid w:val="00360919"/>
    <w:rsid w:val="00360E4F"/>
    <w:rsid w:val="0036109A"/>
    <w:rsid w:val="00362B40"/>
    <w:rsid w:val="00365E5C"/>
    <w:rsid w:val="00367166"/>
    <w:rsid w:val="003717C7"/>
    <w:rsid w:val="00381999"/>
    <w:rsid w:val="00384B9E"/>
    <w:rsid w:val="00385FFC"/>
    <w:rsid w:val="00390533"/>
    <w:rsid w:val="0039146E"/>
    <w:rsid w:val="003919D7"/>
    <w:rsid w:val="00391AD3"/>
    <w:rsid w:val="00393CBC"/>
    <w:rsid w:val="003962CF"/>
    <w:rsid w:val="00396A7F"/>
    <w:rsid w:val="00396C02"/>
    <w:rsid w:val="003977D2"/>
    <w:rsid w:val="003A081B"/>
    <w:rsid w:val="003A1ABB"/>
    <w:rsid w:val="003A4E91"/>
    <w:rsid w:val="003A7BC2"/>
    <w:rsid w:val="003B0258"/>
    <w:rsid w:val="003B426A"/>
    <w:rsid w:val="003B5B53"/>
    <w:rsid w:val="003B5F44"/>
    <w:rsid w:val="003B711E"/>
    <w:rsid w:val="003C0E8F"/>
    <w:rsid w:val="003C0FB2"/>
    <w:rsid w:val="003C17BE"/>
    <w:rsid w:val="003C1C43"/>
    <w:rsid w:val="003C3179"/>
    <w:rsid w:val="003D0FB4"/>
    <w:rsid w:val="003D11F8"/>
    <w:rsid w:val="003D1EC1"/>
    <w:rsid w:val="003D210C"/>
    <w:rsid w:val="003D2A43"/>
    <w:rsid w:val="003D3AF2"/>
    <w:rsid w:val="003D4AF9"/>
    <w:rsid w:val="003D5398"/>
    <w:rsid w:val="003D6BC6"/>
    <w:rsid w:val="003D7536"/>
    <w:rsid w:val="003E0633"/>
    <w:rsid w:val="003E0693"/>
    <w:rsid w:val="003E0A4D"/>
    <w:rsid w:val="003E2CF2"/>
    <w:rsid w:val="003F574D"/>
    <w:rsid w:val="003F695E"/>
    <w:rsid w:val="00402382"/>
    <w:rsid w:val="0040285E"/>
    <w:rsid w:val="00403FDE"/>
    <w:rsid w:val="00405AAF"/>
    <w:rsid w:val="00405E4B"/>
    <w:rsid w:val="0040753C"/>
    <w:rsid w:val="0041064F"/>
    <w:rsid w:val="00420316"/>
    <w:rsid w:val="0042364B"/>
    <w:rsid w:val="004252E6"/>
    <w:rsid w:val="0042745F"/>
    <w:rsid w:val="004321C5"/>
    <w:rsid w:val="0043327E"/>
    <w:rsid w:val="00433F5C"/>
    <w:rsid w:val="00434BB4"/>
    <w:rsid w:val="00434C8C"/>
    <w:rsid w:val="0043655A"/>
    <w:rsid w:val="00441F3B"/>
    <w:rsid w:val="004455A0"/>
    <w:rsid w:val="0045121D"/>
    <w:rsid w:val="0045396C"/>
    <w:rsid w:val="004539BA"/>
    <w:rsid w:val="00454107"/>
    <w:rsid w:val="00456C3B"/>
    <w:rsid w:val="004578FC"/>
    <w:rsid w:val="00461DE4"/>
    <w:rsid w:val="00465AA9"/>
    <w:rsid w:val="004704AA"/>
    <w:rsid w:val="00470C9A"/>
    <w:rsid w:val="00470D9E"/>
    <w:rsid w:val="004730E2"/>
    <w:rsid w:val="0047A3FD"/>
    <w:rsid w:val="004868F4"/>
    <w:rsid w:val="00490BC5"/>
    <w:rsid w:val="00494BD9"/>
    <w:rsid w:val="00496441"/>
    <w:rsid w:val="004A4577"/>
    <w:rsid w:val="004A7916"/>
    <w:rsid w:val="004B0DBA"/>
    <w:rsid w:val="004B24A5"/>
    <w:rsid w:val="004B4025"/>
    <w:rsid w:val="004B46DD"/>
    <w:rsid w:val="004B4F5D"/>
    <w:rsid w:val="004B626D"/>
    <w:rsid w:val="004B6B23"/>
    <w:rsid w:val="004C044C"/>
    <w:rsid w:val="004C15E3"/>
    <w:rsid w:val="004C4B49"/>
    <w:rsid w:val="004C657D"/>
    <w:rsid w:val="004C6798"/>
    <w:rsid w:val="004C6E8D"/>
    <w:rsid w:val="004D17B0"/>
    <w:rsid w:val="004D1BF2"/>
    <w:rsid w:val="004D24A0"/>
    <w:rsid w:val="004D46D7"/>
    <w:rsid w:val="004D4936"/>
    <w:rsid w:val="004D7C52"/>
    <w:rsid w:val="004E16BF"/>
    <w:rsid w:val="004E2A30"/>
    <w:rsid w:val="004E3C6F"/>
    <w:rsid w:val="004E481A"/>
    <w:rsid w:val="004E5552"/>
    <w:rsid w:val="004F0D48"/>
    <w:rsid w:val="004F0DFC"/>
    <w:rsid w:val="004F0FD4"/>
    <w:rsid w:val="004F1944"/>
    <w:rsid w:val="004F3328"/>
    <w:rsid w:val="004F34A8"/>
    <w:rsid w:val="004F51A2"/>
    <w:rsid w:val="004F7B0D"/>
    <w:rsid w:val="005007FE"/>
    <w:rsid w:val="00505CAA"/>
    <w:rsid w:val="00510539"/>
    <w:rsid w:val="00510961"/>
    <w:rsid w:val="005118F2"/>
    <w:rsid w:val="005125E7"/>
    <w:rsid w:val="005142B6"/>
    <w:rsid w:val="005151E6"/>
    <w:rsid w:val="00515AEB"/>
    <w:rsid w:val="00515E8B"/>
    <w:rsid w:val="00517C6C"/>
    <w:rsid w:val="00517C96"/>
    <w:rsid w:val="00522FFE"/>
    <w:rsid w:val="00523B4D"/>
    <w:rsid w:val="00523EEC"/>
    <w:rsid w:val="00525C53"/>
    <w:rsid w:val="00526377"/>
    <w:rsid w:val="0053037E"/>
    <w:rsid w:val="00533ED9"/>
    <w:rsid w:val="00536171"/>
    <w:rsid w:val="00537235"/>
    <w:rsid w:val="00541879"/>
    <w:rsid w:val="00543492"/>
    <w:rsid w:val="00544F6A"/>
    <w:rsid w:val="00545900"/>
    <w:rsid w:val="005527D1"/>
    <w:rsid w:val="005538AD"/>
    <w:rsid w:val="005541CD"/>
    <w:rsid w:val="00554D7A"/>
    <w:rsid w:val="00555F0F"/>
    <w:rsid w:val="00556832"/>
    <w:rsid w:val="00557388"/>
    <w:rsid w:val="00562044"/>
    <w:rsid w:val="0056467D"/>
    <w:rsid w:val="00566088"/>
    <w:rsid w:val="00567806"/>
    <w:rsid w:val="00567C4F"/>
    <w:rsid w:val="00570092"/>
    <w:rsid w:val="00571387"/>
    <w:rsid w:val="0057322C"/>
    <w:rsid w:val="00573E65"/>
    <w:rsid w:val="0057476B"/>
    <w:rsid w:val="00574ECB"/>
    <w:rsid w:val="005767E7"/>
    <w:rsid w:val="00577CAC"/>
    <w:rsid w:val="00584366"/>
    <w:rsid w:val="005849EE"/>
    <w:rsid w:val="00585187"/>
    <w:rsid w:val="00595907"/>
    <w:rsid w:val="005A0693"/>
    <w:rsid w:val="005A0FF1"/>
    <w:rsid w:val="005A10B5"/>
    <w:rsid w:val="005A3064"/>
    <w:rsid w:val="005A3A95"/>
    <w:rsid w:val="005A59DF"/>
    <w:rsid w:val="005B02E9"/>
    <w:rsid w:val="005B193F"/>
    <w:rsid w:val="005B23CD"/>
    <w:rsid w:val="005B2523"/>
    <w:rsid w:val="005B2F49"/>
    <w:rsid w:val="005B3AF8"/>
    <w:rsid w:val="005B705B"/>
    <w:rsid w:val="005B7DFB"/>
    <w:rsid w:val="005C0875"/>
    <w:rsid w:val="005C1576"/>
    <w:rsid w:val="005C20BF"/>
    <w:rsid w:val="005C2993"/>
    <w:rsid w:val="005C2FA0"/>
    <w:rsid w:val="005C462A"/>
    <w:rsid w:val="005C4C61"/>
    <w:rsid w:val="005D0A9A"/>
    <w:rsid w:val="005D0C63"/>
    <w:rsid w:val="005D1D1A"/>
    <w:rsid w:val="005D30AC"/>
    <w:rsid w:val="005D36C4"/>
    <w:rsid w:val="005D4BB9"/>
    <w:rsid w:val="005D4C49"/>
    <w:rsid w:val="005D7601"/>
    <w:rsid w:val="005D7807"/>
    <w:rsid w:val="005E154D"/>
    <w:rsid w:val="005E423C"/>
    <w:rsid w:val="005E4637"/>
    <w:rsid w:val="005E59F5"/>
    <w:rsid w:val="005F2D29"/>
    <w:rsid w:val="005F3149"/>
    <w:rsid w:val="005F32D5"/>
    <w:rsid w:val="005F5316"/>
    <w:rsid w:val="00602911"/>
    <w:rsid w:val="00603AA7"/>
    <w:rsid w:val="00604A53"/>
    <w:rsid w:val="0061204E"/>
    <w:rsid w:val="00612A58"/>
    <w:rsid w:val="00613A3A"/>
    <w:rsid w:val="00613F99"/>
    <w:rsid w:val="0061494D"/>
    <w:rsid w:val="00614A11"/>
    <w:rsid w:val="0061636F"/>
    <w:rsid w:val="00616DA8"/>
    <w:rsid w:val="006205D0"/>
    <w:rsid w:val="00620908"/>
    <w:rsid w:val="00620AEF"/>
    <w:rsid w:val="006219A1"/>
    <w:rsid w:val="006246C5"/>
    <w:rsid w:val="006270A8"/>
    <w:rsid w:val="0062790D"/>
    <w:rsid w:val="00627EDB"/>
    <w:rsid w:val="0063208C"/>
    <w:rsid w:val="00632427"/>
    <w:rsid w:val="006343CA"/>
    <w:rsid w:val="00634414"/>
    <w:rsid w:val="00634CEE"/>
    <w:rsid w:val="00634E52"/>
    <w:rsid w:val="00635944"/>
    <w:rsid w:val="00636A2A"/>
    <w:rsid w:val="00645D88"/>
    <w:rsid w:val="00652AEF"/>
    <w:rsid w:val="00655786"/>
    <w:rsid w:val="00656C8E"/>
    <w:rsid w:val="00662DD3"/>
    <w:rsid w:val="00667217"/>
    <w:rsid w:val="0066792A"/>
    <w:rsid w:val="00671EFF"/>
    <w:rsid w:val="006729FA"/>
    <w:rsid w:val="00672CF6"/>
    <w:rsid w:val="0068046B"/>
    <w:rsid w:val="00685932"/>
    <w:rsid w:val="00687D21"/>
    <w:rsid w:val="006923EC"/>
    <w:rsid w:val="006931F6"/>
    <w:rsid w:val="006954F4"/>
    <w:rsid w:val="006A23BE"/>
    <w:rsid w:val="006A2A67"/>
    <w:rsid w:val="006A2CA2"/>
    <w:rsid w:val="006A6F37"/>
    <w:rsid w:val="006B12E7"/>
    <w:rsid w:val="006B3580"/>
    <w:rsid w:val="006B49FB"/>
    <w:rsid w:val="006B6D6F"/>
    <w:rsid w:val="006C3C13"/>
    <w:rsid w:val="006C4017"/>
    <w:rsid w:val="006D1F77"/>
    <w:rsid w:val="006D265C"/>
    <w:rsid w:val="006D3A65"/>
    <w:rsid w:val="006D3FF8"/>
    <w:rsid w:val="006D62F8"/>
    <w:rsid w:val="006D74F9"/>
    <w:rsid w:val="006E23FF"/>
    <w:rsid w:val="006E461C"/>
    <w:rsid w:val="006E4621"/>
    <w:rsid w:val="006E4D40"/>
    <w:rsid w:val="006E57DF"/>
    <w:rsid w:val="006E7433"/>
    <w:rsid w:val="006E7515"/>
    <w:rsid w:val="006F119E"/>
    <w:rsid w:val="006F1DA8"/>
    <w:rsid w:val="006F376F"/>
    <w:rsid w:val="006F4EFB"/>
    <w:rsid w:val="006F5475"/>
    <w:rsid w:val="006F5827"/>
    <w:rsid w:val="007018BB"/>
    <w:rsid w:val="0070427A"/>
    <w:rsid w:val="00704B05"/>
    <w:rsid w:val="007057BF"/>
    <w:rsid w:val="00705F07"/>
    <w:rsid w:val="00714C02"/>
    <w:rsid w:val="00715F7D"/>
    <w:rsid w:val="00722202"/>
    <w:rsid w:val="00722340"/>
    <w:rsid w:val="00722C32"/>
    <w:rsid w:val="00726A92"/>
    <w:rsid w:val="00726D21"/>
    <w:rsid w:val="00731CF4"/>
    <w:rsid w:val="0073271E"/>
    <w:rsid w:val="0073429D"/>
    <w:rsid w:val="00735C61"/>
    <w:rsid w:val="00740B49"/>
    <w:rsid w:val="007423C1"/>
    <w:rsid w:val="007431EE"/>
    <w:rsid w:val="0074459E"/>
    <w:rsid w:val="00744DD3"/>
    <w:rsid w:val="00746976"/>
    <w:rsid w:val="007512CC"/>
    <w:rsid w:val="0075135B"/>
    <w:rsid w:val="00755CA0"/>
    <w:rsid w:val="0075691F"/>
    <w:rsid w:val="00757B9A"/>
    <w:rsid w:val="007700EC"/>
    <w:rsid w:val="00770F37"/>
    <w:rsid w:val="0077231E"/>
    <w:rsid w:val="00776496"/>
    <w:rsid w:val="0078064B"/>
    <w:rsid w:val="00782447"/>
    <w:rsid w:val="007842BC"/>
    <w:rsid w:val="007868F5"/>
    <w:rsid w:val="00790A31"/>
    <w:rsid w:val="00790CF2"/>
    <w:rsid w:val="007916E0"/>
    <w:rsid w:val="00792348"/>
    <w:rsid w:val="007941C5"/>
    <w:rsid w:val="007A1321"/>
    <w:rsid w:val="007A1AEA"/>
    <w:rsid w:val="007A267C"/>
    <w:rsid w:val="007A4329"/>
    <w:rsid w:val="007A44F9"/>
    <w:rsid w:val="007B0991"/>
    <w:rsid w:val="007B1C05"/>
    <w:rsid w:val="007B2959"/>
    <w:rsid w:val="007B3D2C"/>
    <w:rsid w:val="007B6E9E"/>
    <w:rsid w:val="007C3AE4"/>
    <w:rsid w:val="007C5B8B"/>
    <w:rsid w:val="007C776F"/>
    <w:rsid w:val="007D1B9E"/>
    <w:rsid w:val="007D319F"/>
    <w:rsid w:val="007D53F8"/>
    <w:rsid w:val="007E3BAE"/>
    <w:rsid w:val="007E4D21"/>
    <w:rsid w:val="007F05B5"/>
    <w:rsid w:val="007F2DCA"/>
    <w:rsid w:val="007F6713"/>
    <w:rsid w:val="00800EC4"/>
    <w:rsid w:val="00803713"/>
    <w:rsid w:val="0080384F"/>
    <w:rsid w:val="00803CE0"/>
    <w:rsid w:val="008063F1"/>
    <w:rsid w:val="00810A79"/>
    <w:rsid w:val="00820E44"/>
    <w:rsid w:val="00822239"/>
    <w:rsid w:val="00824AF8"/>
    <w:rsid w:val="0083191F"/>
    <w:rsid w:val="00831D73"/>
    <w:rsid w:val="0083202B"/>
    <w:rsid w:val="00834B70"/>
    <w:rsid w:val="00836941"/>
    <w:rsid w:val="00841EED"/>
    <w:rsid w:val="008446BA"/>
    <w:rsid w:val="00844D1F"/>
    <w:rsid w:val="008451E3"/>
    <w:rsid w:val="00845298"/>
    <w:rsid w:val="008458E8"/>
    <w:rsid w:val="008469CD"/>
    <w:rsid w:val="00852D68"/>
    <w:rsid w:val="00852F9E"/>
    <w:rsid w:val="00854262"/>
    <w:rsid w:val="00855256"/>
    <w:rsid w:val="00861329"/>
    <w:rsid w:val="00861911"/>
    <w:rsid w:val="00862DE5"/>
    <w:rsid w:val="00874081"/>
    <w:rsid w:val="00875375"/>
    <w:rsid w:val="0088676B"/>
    <w:rsid w:val="00887CEC"/>
    <w:rsid w:val="00890E96"/>
    <w:rsid w:val="0089106B"/>
    <w:rsid w:val="00891C99"/>
    <w:rsid w:val="00892670"/>
    <w:rsid w:val="00894197"/>
    <w:rsid w:val="008952BF"/>
    <w:rsid w:val="0089651D"/>
    <w:rsid w:val="008A2881"/>
    <w:rsid w:val="008A5754"/>
    <w:rsid w:val="008A682A"/>
    <w:rsid w:val="008A6D10"/>
    <w:rsid w:val="008A7DF9"/>
    <w:rsid w:val="008B27E0"/>
    <w:rsid w:val="008B46F1"/>
    <w:rsid w:val="008B7754"/>
    <w:rsid w:val="008C233A"/>
    <w:rsid w:val="008C3996"/>
    <w:rsid w:val="008C791B"/>
    <w:rsid w:val="008C7D77"/>
    <w:rsid w:val="008D275F"/>
    <w:rsid w:val="008D3C94"/>
    <w:rsid w:val="008D43C3"/>
    <w:rsid w:val="008D497E"/>
    <w:rsid w:val="008E1447"/>
    <w:rsid w:val="008E235C"/>
    <w:rsid w:val="008E2D2A"/>
    <w:rsid w:val="008E4B4E"/>
    <w:rsid w:val="008E5F56"/>
    <w:rsid w:val="008E6FBF"/>
    <w:rsid w:val="008E7AE0"/>
    <w:rsid w:val="008F37AC"/>
    <w:rsid w:val="008F525E"/>
    <w:rsid w:val="00901E07"/>
    <w:rsid w:val="00904A38"/>
    <w:rsid w:val="00905466"/>
    <w:rsid w:val="009066BC"/>
    <w:rsid w:val="00907042"/>
    <w:rsid w:val="009102FC"/>
    <w:rsid w:val="0091247B"/>
    <w:rsid w:val="00913206"/>
    <w:rsid w:val="00913DB9"/>
    <w:rsid w:val="009161E3"/>
    <w:rsid w:val="00920818"/>
    <w:rsid w:val="00922DA0"/>
    <w:rsid w:val="00922FDA"/>
    <w:rsid w:val="009246AC"/>
    <w:rsid w:val="0092679E"/>
    <w:rsid w:val="00930246"/>
    <w:rsid w:val="00930578"/>
    <w:rsid w:val="00933BC4"/>
    <w:rsid w:val="00936C6C"/>
    <w:rsid w:val="00940E56"/>
    <w:rsid w:val="00941B31"/>
    <w:rsid w:val="00943581"/>
    <w:rsid w:val="00945FF1"/>
    <w:rsid w:val="00947D34"/>
    <w:rsid w:val="00950FDE"/>
    <w:rsid w:val="00951414"/>
    <w:rsid w:val="00951F1B"/>
    <w:rsid w:val="009527F5"/>
    <w:rsid w:val="009574BE"/>
    <w:rsid w:val="00960888"/>
    <w:rsid w:val="00962B53"/>
    <w:rsid w:val="00964712"/>
    <w:rsid w:val="0096658A"/>
    <w:rsid w:val="00966D42"/>
    <w:rsid w:val="00967BA4"/>
    <w:rsid w:val="00970A55"/>
    <w:rsid w:val="00976E5E"/>
    <w:rsid w:val="00980D44"/>
    <w:rsid w:val="00984ADC"/>
    <w:rsid w:val="009906CB"/>
    <w:rsid w:val="009A45FF"/>
    <w:rsid w:val="009A6076"/>
    <w:rsid w:val="009A7B4E"/>
    <w:rsid w:val="009B2B6D"/>
    <w:rsid w:val="009B3A98"/>
    <w:rsid w:val="009B6A6B"/>
    <w:rsid w:val="009B6AA2"/>
    <w:rsid w:val="009B6C78"/>
    <w:rsid w:val="009B74F6"/>
    <w:rsid w:val="009C40D8"/>
    <w:rsid w:val="009C5CED"/>
    <w:rsid w:val="009D1E77"/>
    <w:rsid w:val="009D290C"/>
    <w:rsid w:val="009D5CCE"/>
    <w:rsid w:val="009D7525"/>
    <w:rsid w:val="009F7C76"/>
    <w:rsid w:val="00A02054"/>
    <w:rsid w:val="00A06134"/>
    <w:rsid w:val="00A10685"/>
    <w:rsid w:val="00A1300C"/>
    <w:rsid w:val="00A15559"/>
    <w:rsid w:val="00A15A92"/>
    <w:rsid w:val="00A15FB0"/>
    <w:rsid w:val="00A15FCC"/>
    <w:rsid w:val="00A20B20"/>
    <w:rsid w:val="00A21ADB"/>
    <w:rsid w:val="00A21B6B"/>
    <w:rsid w:val="00A2387D"/>
    <w:rsid w:val="00A246BC"/>
    <w:rsid w:val="00A31BD7"/>
    <w:rsid w:val="00A31DC2"/>
    <w:rsid w:val="00A3495B"/>
    <w:rsid w:val="00A409ED"/>
    <w:rsid w:val="00A41F3B"/>
    <w:rsid w:val="00A42C12"/>
    <w:rsid w:val="00A5085A"/>
    <w:rsid w:val="00A53B56"/>
    <w:rsid w:val="00A61E09"/>
    <w:rsid w:val="00A646BE"/>
    <w:rsid w:val="00A65DC0"/>
    <w:rsid w:val="00A660AD"/>
    <w:rsid w:val="00A74FFF"/>
    <w:rsid w:val="00A75419"/>
    <w:rsid w:val="00A75D6F"/>
    <w:rsid w:val="00A8040E"/>
    <w:rsid w:val="00A81F4D"/>
    <w:rsid w:val="00A82876"/>
    <w:rsid w:val="00A84477"/>
    <w:rsid w:val="00A92BA5"/>
    <w:rsid w:val="00A94C5B"/>
    <w:rsid w:val="00A95145"/>
    <w:rsid w:val="00AA0408"/>
    <w:rsid w:val="00AA16A3"/>
    <w:rsid w:val="00AA3397"/>
    <w:rsid w:val="00AA49AA"/>
    <w:rsid w:val="00AA7A9D"/>
    <w:rsid w:val="00AB1D3F"/>
    <w:rsid w:val="00AB3A8A"/>
    <w:rsid w:val="00AB6103"/>
    <w:rsid w:val="00AC3B9F"/>
    <w:rsid w:val="00AC4169"/>
    <w:rsid w:val="00AC71CA"/>
    <w:rsid w:val="00AC784B"/>
    <w:rsid w:val="00AD10F7"/>
    <w:rsid w:val="00AD1FB9"/>
    <w:rsid w:val="00AD3327"/>
    <w:rsid w:val="00AD7479"/>
    <w:rsid w:val="00AD75FF"/>
    <w:rsid w:val="00AE3A1B"/>
    <w:rsid w:val="00AE4F82"/>
    <w:rsid w:val="00AE6819"/>
    <w:rsid w:val="00AE6B31"/>
    <w:rsid w:val="00AE7A06"/>
    <w:rsid w:val="00AF0B21"/>
    <w:rsid w:val="00AF0E81"/>
    <w:rsid w:val="00AF129C"/>
    <w:rsid w:val="00AF1FAA"/>
    <w:rsid w:val="00AF2679"/>
    <w:rsid w:val="00AF328B"/>
    <w:rsid w:val="00AF4064"/>
    <w:rsid w:val="00AF41AB"/>
    <w:rsid w:val="00AF5AB6"/>
    <w:rsid w:val="00AF672F"/>
    <w:rsid w:val="00B10C63"/>
    <w:rsid w:val="00B15537"/>
    <w:rsid w:val="00B166B5"/>
    <w:rsid w:val="00B16951"/>
    <w:rsid w:val="00B16EF8"/>
    <w:rsid w:val="00B21A31"/>
    <w:rsid w:val="00B22B1B"/>
    <w:rsid w:val="00B2467C"/>
    <w:rsid w:val="00B313DB"/>
    <w:rsid w:val="00B31D77"/>
    <w:rsid w:val="00B36186"/>
    <w:rsid w:val="00B36648"/>
    <w:rsid w:val="00B40BCA"/>
    <w:rsid w:val="00B42DB2"/>
    <w:rsid w:val="00B43079"/>
    <w:rsid w:val="00B43950"/>
    <w:rsid w:val="00B43F44"/>
    <w:rsid w:val="00B44671"/>
    <w:rsid w:val="00B449F9"/>
    <w:rsid w:val="00B451F9"/>
    <w:rsid w:val="00B47568"/>
    <w:rsid w:val="00B47EC0"/>
    <w:rsid w:val="00B510E4"/>
    <w:rsid w:val="00B5269E"/>
    <w:rsid w:val="00B5696C"/>
    <w:rsid w:val="00B614C0"/>
    <w:rsid w:val="00B619BF"/>
    <w:rsid w:val="00B6351C"/>
    <w:rsid w:val="00B65D16"/>
    <w:rsid w:val="00B71EAE"/>
    <w:rsid w:val="00B72B5B"/>
    <w:rsid w:val="00B750B1"/>
    <w:rsid w:val="00B77D21"/>
    <w:rsid w:val="00B78C89"/>
    <w:rsid w:val="00B80CD7"/>
    <w:rsid w:val="00B80E8A"/>
    <w:rsid w:val="00B84B70"/>
    <w:rsid w:val="00B8652A"/>
    <w:rsid w:val="00B86829"/>
    <w:rsid w:val="00B90406"/>
    <w:rsid w:val="00B94CCE"/>
    <w:rsid w:val="00B95725"/>
    <w:rsid w:val="00B95FDA"/>
    <w:rsid w:val="00B96B2E"/>
    <w:rsid w:val="00B97A62"/>
    <w:rsid w:val="00B97DD5"/>
    <w:rsid w:val="00BA6C25"/>
    <w:rsid w:val="00BA76D4"/>
    <w:rsid w:val="00BB1F4D"/>
    <w:rsid w:val="00BB2EE9"/>
    <w:rsid w:val="00BB460C"/>
    <w:rsid w:val="00BB4FA0"/>
    <w:rsid w:val="00BB7284"/>
    <w:rsid w:val="00BC1969"/>
    <w:rsid w:val="00BC3885"/>
    <w:rsid w:val="00BC40CA"/>
    <w:rsid w:val="00BC434B"/>
    <w:rsid w:val="00BC6796"/>
    <w:rsid w:val="00BC6FED"/>
    <w:rsid w:val="00BD0195"/>
    <w:rsid w:val="00BD3ECE"/>
    <w:rsid w:val="00BD57CD"/>
    <w:rsid w:val="00BD5C80"/>
    <w:rsid w:val="00BE0E04"/>
    <w:rsid w:val="00BE1BD7"/>
    <w:rsid w:val="00BE56F9"/>
    <w:rsid w:val="00BE7578"/>
    <w:rsid w:val="00BF0F30"/>
    <w:rsid w:val="00BF3361"/>
    <w:rsid w:val="00BF3B9B"/>
    <w:rsid w:val="00BF53FC"/>
    <w:rsid w:val="00BF6512"/>
    <w:rsid w:val="00BF7532"/>
    <w:rsid w:val="00C04B44"/>
    <w:rsid w:val="00C11FEF"/>
    <w:rsid w:val="00C12BD6"/>
    <w:rsid w:val="00C15EEC"/>
    <w:rsid w:val="00C16C83"/>
    <w:rsid w:val="00C17536"/>
    <w:rsid w:val="00C25526"/>
    <w:rsid w:val="00C25FC4"/>
    <w:rsid w:val="00C262A6"/>
    <w:rsid w:val="00C27435"/>
    <w:rsid w:val="00C3118A"/>
    <w:rsid w:val="00C32585"/>
    <w:rsid w:val="00C326A1"/>
    <w:rsid w:val="00C366A8"/>
    <w:rsid w:val="00C403D5"/>
    <w:rsid w:val="00C40885"/>
    <w:rsid w:val="00C420A9"/>
    <w:rsid w:val="00C424EB"/>
    <w:rsid w:val="00C43441"/>
    <w:rsid w:val="00C46D18"/>
    <w:rsid w:val="00C4725E"/>
    <w:rsid w:val="00C50C6B"/>
    <w:rsid w:val="00C51497"/>
    <w:rsid w:val="00C520E6"/>
    <w:rsid w:val="00C5230F"/>
    <w:rsid w:val="00C526BA"/>
    <w:rsid w:val="00C52CD4"/>
    <w:rsid w:val="00C53199"/>
    <w:rsid w:val="00C534E8"/>
    <w:rsid w:val="00C56244"/>
    <w:rsid w:val="00C574D4"/>
    <w:rsid w:val="00C57D1D"/>
    <w:rsid w:val="00C6306E"/>
    <w:rsid w:val="00C63424"/>
    <w:rsid w:val="00C63D57"/>
    <w:rsid w:val="00C64AFF"/>
    <w:rsid w:val="00C659E2"/>
    <w:rsid w:val="00C66A0F"/>
    <w:rsid w:val="00C70595"/>
    <w:rsid w:val="00C74280"/>
    <w:rsid w:val="00C748E7"/>
    <w:rsid w:val="00C806BB"/>
    <w:rsid w:val="00C8392E"/>
    <w:rsid w:val="00C83F2D"/>
    <w:rsid w:val="00C852F1"/>
    <w:rsid w:val="00C90146"/>
    <w:rsid w:val="00C962B7"/>
    <w:rsid w:val="00C970CA"/>
    <w:rsid w:val="00CA121B"/>
    <w:rsid w:val="00CA16CD"/>
    <w:rsid w:val="00CA20AA"/>
    <w:rsid w:val="00CA7DF2"/>
    <w:rsid w:val="00CB5A9D"/>
    <w:rsid w:val="00CC2F9F"/>
    <w:rsid w:val="00CC3D98"/>
    <w:rsid w:val="00CC5695"/>
    <w:rsid w:val="00CC57FA"/>
    <w:rsid w:val="00CC750A"/>
    <w:rsid w:val="00CD20D7"/>
    <w:rsid w:val="00CD2482"/>
    <w:rsid w:val="00CD676A"/>
    <w:rsid w:val="00CE15CF"/>
    <w:rsid w:val="00CE2C16"/>
    <w:rsid w:val="00CF1519"/>
    <w:rsid w:val="00CF26C5"/>
    <w:rsid w:val="00CF3F0A"/>
    <w:rsid w:val="00CF4225"/>
    <w:rsid w:val="00CF6156"/>
    <w:rsid w:val="00CF62A1"/>
    <w:rsid w:val="00CF6AC2"/>
    <w:rsid w:val="00CF7306"/>
    <w:rsid w:val="00CF7F0A"/>
    <w:rsid w:val="00D0058F"/>
    <w:rsid w:val="00D00688"/>
    <w:rsid w:val="00D0093E"/>
    <w:rsid w:val="00D01525"/>
    <w:rsid w:val="00D050DA"/>
    <w:rsid w:val="00D0767E"/>
    <w:rsid w:val="00D10A48"/>
    <w:rsid w:val="00D164BF"/>
    <w:rsid w:val="00D17B96"/>
    <w:rsid w:val="00D17C28"/>
    <w:rsid w:val="00D2157D"/>
    <w:rsid w:val="00D23D52"/>
    <w:rsid w:val="00D25857"/>
    <w:rsid w:val="00D2763B"/>
    <w:rsid w:val="00D309D4"/>
    <w:rsid w:val="00D330BE"/>
    <w:rsid w:val="00D34ECE"/>
    <w:rsid w:val="00D413C7"/>
    <w:rsid w:val="00D46F98"/>
    <w:rsid w:val="00D51555"/>
    <w:rsid w:val="00D53047"/>
    <w:rsid w:val="00D537F3"/>
    <w:rsid w:val="00D57E09"/>
    <w:rsid w:val="00D57F24"/>
    <w:rsid w:val="00D621B6"/>
    <w:rsid w:val="00D63D8A"/>
    <w:rsid w:val="00D6402A"/>
    <w:rsid w:val="00D6441A"/>
    <w:rsid w:val="00D65DE2"/>
    <w:rsid w:val="00D66759"/>
    <w:rsid w:val="00D7307F"/>
    <w:rsid w:val="00D75541"/>
    <w:rsid w:val="00D7749F"/>
    <w:rsid w:val="00D8039D"/>
    <w:rsid w:val="00D81655"/>
    <w:rsid w:val="00D84ECF"/>
    <w:rsid w:val="00D86021"/>
    <w:rsid w:val="00D866BD"/>
    <w:rsid w:val="00D9773A"/>
    <w:rsid w:val="00DA22A7"/>
    <w:rsid w:val="00DA2417"/>
    <w:rsid w:val="00DA58DC"/>
    <w:rsid w:val="00DB0146"/>
    <w:rsid w:val="00DB05C6"/>
    <w:rsid w:val="00DB4C93"/>
    <w:rsid w:val="00DC0A4D"/>
    <w:rsid w:val="00DC2272"/>
    <w:rsid w:val="00DC23A2"/>
    <w:rsid w:val="00DC51FC"/>
    <w:rsid w:val="00DC5A01"/>
    <w:rsid w:val="00DC6D7B"/>
    <w:rsid w:val="00DC7218"/>
    <w:rsid w:val="00DD319D"/>
    <w:rsid w:val="00DD3FC1"/>
    <w:rsid w:val="00DD76B6"/>
    <w:rsid w:val="00DE21C2"/>
    <w:rsid w:val="00DE222C"/>
    <w:rsid w:val="00DE4A7A"/>
    <w:rsid w:val="00DE5440"/>
    <w:rsid w:val="00DE67F1"/>
    <w:rsid w:val="00DF1428"/>
    <w:rsid w:val="00DF2A80"/>
    <w:rsid w:val="00DF307C"/>
    <w:rsid w:val="00DF7319"/>
    <w:rsid w:val="00DF7EAF"/>
    <w:rsid w:val="00E04663"/>
    <w:rsid w:val="00E06C8C"/>
    <w:rsid w:val="00E163A1"/>
    <w:rsid w:val="00E1792B"/>
    <w:rsid w:val="00E2129D"/>
    <w:rsid w:val="00E21932"/>
    <w:rsid w:val="00E2704D"/>
    <w:rsid w:val="00E34A59"/>
    <w:rsid w:val="00E35244"/>
    <w:rsid w:val="00E355AC"/>
    <w:rsid w:val="00E35918"/>
    <w:rsid w:val="00E3623C"/>
    <w:rsid w:val="00E40D65"/>
    <w:rsid w:val="00E413F6"/>
    <w:rsid w:val="00E422F1"/>
    <w:rsid w:val="00E4347A"/>
    <w:rsid w:val="00E4655A"/>
    <w:rsid w:val="00E479F3"/>
    <w:rsid w:val="00E520B5"/>
    <w:rsid w:val="00E54951"/>
    <w:rsid w:val="00E60CBA"/>
    <w:rsid w:val="00E61AB3"/>
    <w:rsid w:val="00E61BC4"/>
    <w:rsid w:val="00E6467A"/>
    <w:rsid w:val="00E67F6C"/>
    <w:rsid w:val="00E72D09"/>
    <w:rsid w:val="00E74056"/>
    <w:rsid w:val="00E76FE1"/>
    <w:rsid w:val="00E77295"/>
    <w:rsid w:val="00E801CE"/>
    <w:rsid w:val="00E81F5D"/>
    <w:rsid w:val="00E85091"/>
    <w:rsid w:val="00E90649"/>
    <w:rsid w:val="00E911B5"/>
    <w:rsid w:val="00E94722"/>
    <w:rsid w:val="00EA30AA"/>
    <w:rsid w:val="00EA5B36"/>
    <w:rsid w:val="00EB1A73"/>
    <w:rsid w:val="00EB22B6"/>
    <w:rsid w:val="00EB3430"/>
    <w:rsid w:val="00EC0024"/>
    <w:rsid w:val="00EC23FF"/>
    <w:rsid w:val="00EC2DAE"/>
    <w:rsid w:val="00EC3CE7"/>
    <w:rsid w:val="00EC3ED2"/>
    <w:rsid w:val="00EC4135"/>
    <w:rsid w:val="00EC575F"/>
    <w:rsid w:val="00EC5B8F"/>
    <w:rsid w:val="00EC6A70"/>
    <w:rsid w:val="00EC77CB"/>
    <w:rsid w:val="00EE0302"/>
    <w:rsid w:val="00EE056B"/>
    <w:rsid w:val="00EE25BF"/>
    <w:rsid w:val="00EE5AAB"/>
    <w:rsid w:val="00EE71D0"/>
    <w:rsid w:val="00EF3BDC"/>
    <w:rsid w:val="00EF4310"/>
    <w:rsid w:val="00EF5B28"/>
    <w:rsid w:val="00EF6C20"/>
    <w:rsid w:val="00EF776C"/>
    <w:rsid w:val="00EF7EAC"/>
    <w:rsid w:val="00F015A7"/>
    <w:rsid w:val="00F01907"/>
    <w:rsid w:val="00F042EA"/>
    <w:rsid w:val="00F0591D"/>
    <w:rsid w:val="00F115D1"/>
    <w:rsid w:val="00F11644"/>
    <w:rsid w:val="00F11FE2"/>
    <w:rsid w:val="00F15031"/>
    <w:rsid w:val="00F17714"/>
    <w:rsid w:val="00F2275B"/>
    <w:rsid w:val="00F22BEA"/>
    <w:rsid w:val="00F244B2"/>
    <w:rsid w:val="00F2456A"/>
    <w:rsid w:val="00F2600C"/>
    <w:rsid w:val="00F27800"/>
    <w:rsid w:val="00F27FC8"/>
    <w:rsid w:val="00F31871"/>
    <w:rsid w:val="00F33D7B"/>
    <w:rsid w:val="00F3701D"/>
    <w:rsid w:val="00F37D3D"/>
    <w:rsid w:val="00F4190C"/>
    <w:rsid w:val="00F51F3B"/>
    <w:rsid w:val="00F5371A"/>
    <w:rsid w:val="00F5431A"/>
    <w:rsid w:val="00F551F3"/>
    <w:rsid w:val="00F55AF7"/>
    <w:rsid w:val="00F6053C"/>
    <w:rsid w:val="00F61FB0"/>
    <w:rsid w:val="00F636D0"/>
    <w:rsid w:val="00F64484"/>
    <w:rsid w:val="00F67B4B"/>
    <w:rsid w:val="00F72459"/>
    <w:rsid w:val="00F72474"/>
    <w:rsid w:val="00F755F1"/>
    <w:rsid w:val="00F76C56"/>
    <w:rsid w:val="00F81745"/>
    <w:rsid w:val="00F81DD3"/>
    <w:rsid w:val="00F82654"/>
    <w:rsid w:val="00F83474"/>
    <w:rsid w:val="00F8486E"/>
    <w:rsid w:val="00F85161"/>
    <w:rsid w:val="00F853CD"/>
    <w:rsid w:val="00F85963"/>
    <w:rsid w:val="00F86FE6"/>
    <w:rsid w:val="00F87DC2"/>
    <w:rsid w:val="00F908A5"/>
    <w:rsid w:val="00F91C02"/>
    <w:rsid w:val="00F926CA"/>
    <w:rsid w:val="00F963C9"/>
    <w:rsid w:val="00F96A08"/>
    <w:rsid w:val="00F97BA3"/>
    <w:rsid w:val="00FA0BDD"/>
    <w:rsid w:val="00FA2FD4"/>
    <w:rsid w:val="00FA3403"/>
    <w:rsid w:val="00FA442A"/>
    <w:rsid w:val="00FA4631"/>
    <w:rsid w:val="00FA5B5E"/>
    <w:rsid w:val="00FA5CFD"/>
    <w:rsid w:val="00FB1284"/>
    <w:rsid w:val="00FB3B40"/>
    <w:rsid w:val="00FB3D34"/>
    <w:rsid w:val="00FB47F3"/>
    <w:rsid w:val="00FB71BD"/>
    <w:rsid w:val="00FB7B2E"/>
    <w:rsid w:val="00FB7C60"/>
    <w:rsid w:val="00FC0218"/>
    <w:rsid w:val="00FC4D87"/>
    <w:rsid w:val="00FD1105"/>
    <w:rsid w:val="00FD216C"/>
    <w:rsid w:val="00FD39DF"/>
    <w:rsid w:val="00FD50E1"/>
    <w:rsid w:val="00FD5A6C"/>
    <w:rsid w:val="00FD5D37"/>
    <w:rsid w:val="00FD6E8F"/>
    <w:rsid w:val="00FE03AA"/>
    <w:rsid w:val="00FE1866"/>
    <w:rsid w:val="00FE1F20"/>
    <w:rsid w:val="00FE48CB"/>
    <w:rsid w:val="00FE5711"/>
    <w:rsid w:val="00FE5E0B"/>
    <w:rsid w:val="00FE6C9A"/>
    <w:rsid w:val="00FF0514"/>
    <w:rsid w:val="00FF2EE1"/>
    <w:rsid w:val="00FF2FA8"/>
    <w:rsid w:val="00FF7B78"/>
    <w:rsid w:val="011A1946"/>
    <w:rsid w:val="0161FBB6"/>
    <w:rsid w:val="01ABD080"/>
    <w:rsid w:val="01D060CA"/>
    <w:rsid w:val="01E52A81"/>
    <w:rsid w:val="02098EFB"/>
    <w:rsid w:val="020C988F"/>
    <w:rsid w:val="0279065A"/>
    <w:rsid w:val="02D6E082"/>
    <w:rsid w:val="0305621B"/>
    <w:rsid w:val="034B1DB4"/>
    <w:rsid w:val="034B1F71"/>
    <w:rsid w:val="03E483E2"/>
    <w:rsid w:val="03E72203"/>
    <w:rsid w:val="047ADB48"/>
    <w:rsid w:val="04D92752"/>
    <w:rsid w:val="052F36A2"/>
    <w:rsid w:val="053D2368"/>
    <w:rsid w:val="0581BCB5"/>
    <w:rsid w:val="05B5CE59"/>
    <w:rsid w:val="05D0AD01"/>
    <w:rsid w:val="05E474DA"/>
    <w:rsid w:val="064F6741"/>
    <w:rsid w:val="06D14FF7"/>
    <w:rsid w:val="07221667"/>
    <w:rsid w:val="073E8AE7"/>
    <w:rsid w:val="078427E7"/>
    <w:rsid w:val="078B0935"/>
    <w:rsid w:val="0795A0EC"/>
    <w:rsid w:val="0827102E"/>
    <w:rsid w:val="083543D8"/>
    <w:rsid w:val="08536069"/>
    <w:rsid w:val="087BB125"/>
    <w:rsid w:val="08E69E3B"/>
    <w:rsid w:val="09308A01"/>
    <w:rsid w:val="09FC1DF6"/>
    <w:rsid w:val="0A288306"/>
    <w:rsid w:val="0A43CA58"/>
    <w:rsid w:val="0A95EAA1"/>
    <w:rsid w:val="0B7942E9"/>
    <w:rsid w:val="0B92E547"/>
    <w:rsid w:val="0BD3A875"/>
    <w:rsid w:val="0C447329"/>
    <w:rsid w:val="0C9D2478"/>
    <w:rsid w:val="0CC83781"/>
    <w:rsid w:val="0D8C14E9"/>
    <w:rsid w:val="0DEFFF98"/>
    <w:rsid w:val="0E116F2A"/>
    <w:rsid w:val="0E27B147"/>
    <w:rsid w:val="0E798D3A"/>
    <w:rsid w:val="0E86F768"/>
    <w:rsid w:val="0E886AAC"/>
    <w:rsid w:val="0E8C91B6"/>
    <w:rsid w:val="0E904053"/>
    <w:rsid w:val="0EC81FB1"/>
    <w:rsid w:val="0EC9B1B1"/>
    <w:rsid w:val="0F46DFEC"/>
    <w:rsid w:val="0F6EC2FF"/>
    <w:rsid w:val="0F8DA406"/>
    <w:rsid w:val="103092FF"/>
    <w:rsid w:val="104B1C80"/>
    <w:rsid w:val="109CEEC6"/>
    <w:rsid w:val="10A898C2"/>
    <w:rsid w:val="10ACC9BB"/>
    <w:rsid w:val="10BA36A8"/>
    <w:rsid w:val="114C1389"/>
    <w:rsid w:val="116DEE02"/>
    <w:rsid w:val="117036A8"/>
    <w:rsid w:val="1210A84F"/>
    <w:rsid w:val="121316DD"/>
    <w:rsid w:val="122D098C"/>
    <w:rsid w:val="12341D12"/>
    <w:rsid w:val="1243DF1C"/>
    <w:rsid w:val="127EC84A"/>
    <w:rsid w:val="12BB5D5D"/>
    <w:rsid w:val="130FD6EA"/>
    <w:rsid w:val="1320A27B"/>
    <w:rsid w:val="132AA68C"/>
    <w:rsid w:val="13B9E45D"/>
    <w:rsid w:val="13D7C942"/>
    <w:rsid w:val="14147926"/>
    <w:rsid w:val="1459C686"/>
    <w:rsid w:val="146D7389"/>
    <w:rsid w:val="14BFCC87"/>
    <w:rsid w:val="14D74A6B"/>
    <w:rsid w:val="1535B311"/>
    <w:rsid w:val="155DC6B4"/>
    <w:rsid w:val="15A9FC13"/>
    <w:rsid w:val="15D1132D"/>
    <w:rsid w:val="161C5A92"/>
    <w:rsid w:val="162DD4B0"/>
    <w:rsid w:val="16CA1E45"/>
    <w:rsid w:val="16F1B964"/>
    <w:rsid w:val="16FFFBCC"/>
    <w:rsid w:val="170712EC"/>
    <w:rsid w:val="172B19DE"/>
    <w:rsid w:val="17B66701"/>
    <w:rsid w:val="18269D4E"/>
    <w:rsid w:val="183064DA"/>
    <w:rsid w:val="1840E690"/>
    <w:rsid w:val="187D1B3A"/>
    <w:rsid w:val="1882D31A"/>
    <w:rsid w:val="1902397B"/>
    <w:rsid w:val="196BE1AD"/>
    <w:rsid w:val="198CC25B"/>
    <w:rsid w:val="199B5D23"/>
    <w:rsid w:val="19CB14AF"/>
    <w:rsid w:val="19D67F1D"/>
    <w:rsid w:val="1AACF36D"/>
    <w:rsid w:val="1B426ECC"/>
    <w:rsid w:val="1B4A4933"/>
    <w:rsid w:val="1B94A497"/>
    <w:rsid w:val="1BCBCEAE"/>
    <w:rsid w:val="1BDA1431"/>
    <w:rsid w:val="1C0129B1"/>
    <w:rsid w:val="1C179143"/>
    <w:rsid w:val="1C31D19B"/>
    <w:rsid w:val="1CE42B2F"/>
    <w:rsid w:val="1D0FC0B7"/>
    <w:rsid w:val="1D1827C8"/>
    <w:rsid w:val="1D256AF6"/>
    <w:rsid w:val="1D2E1D5B"/>
    <w:rsid w:val="1D772FF9"/>
    <w:rsid w:val="1D86E464"/>
    <w:rsid w:val="1D8A3EB3"/>
    <w:rsid w:val="1DB623E9"/>
    <w:rsid w:val="1DFB374E"/>
    <w:rsid w:val="1E38CD26"/>
    <w:rsid w:val="1E39F7CF"/>
    <w:rsid w:val="1ECEF37E"/>
    <w:rsid w:val="1F2E4D8B"/>
    <w:rsid w:val="1F3F79A5"/>
    <w:rsid w:val="1FAD89ED"/>
    <w:rsid w:val="1FAFC01A"/>
    <w:rsid w:val="1FE3E9B4"/>
    <w:rsid w:val="1FF979E2"/>
    <w:rsid w:val="207875D4"/>
    <w:rsid w:val="2089E14A"/>
    <w:rsid w:val="20A20EF3"/>
    <w:rsid w:val="20B97008"/>
    <w:rsid w:val="20CC3190"/>
    <w:rsid w:val="214AD806"/>
    <w:rsid w:val="216236F4"/>
    <w:rsid w:val="224A537D"/>
    <w:rsid w:val="224DF09A"/>
    <w:rsid w:val="226601D0"/>
    <w:rsid w:val="22BA3F63"/>
    <w:rsid w:val="2385AEA4"/>
    <w:rsid w:val="23C80780"/>
    <w:rsid w:val="240931BD"/>
    <w:rsid w:val="24136802"/>
    <w:rsid w:val="2430B0DB"/>
    <w:rsid w:val="2431AB8D"/>
    <w:rsid w:val="24328ED6"/>
    <w:rsid w:val="245BE620"/>
    <w:rsid w:val="24842830"/>
    <w:rsid w:val="248758A6"/>
    <w:rsid w:val="24C08042"/>
    <w:rsid w:val="24DA9FDC"/>
    <w:rsid w:val="24E955C2"/>
    <w:rsid w:val="24F77040"/>
    <w:rsid w:val="251F8F8B"/>
    <w:rsid w:val="252D8425"/>
    <w:rsid w:val="25438190"/>
    <w:rsid w:val="258AAA87"/>
    <w:rsid w:val="25A514ED"/>
    <w:rsid w:val="264D90B0"/>
    <w:rsid w:val="2715241E"/>
    <w:rsid w:val="27194CE6"/>
    <w:rsid w:val="278D6968"/>
    <w:rsid w:val="27A0EACE"/>
    <w:rsid w:val="27CD54C4"/>
    <w:rsid w:val="27D7E9CF"/>
    <w:rsid w:val="27EC11A9"/>
    <w:rsid w:val="284C7A7A"/>
    <w:rsid w:val="28C8DCAA"/>
    <w:rsid w:val="28D7E5C7"/>
    <w:rsid w:val="2952FAE3"/>
    <w:rsid w:val="29721CFE"/>
    <w:rsid w:val="2A14D487"/>
    <w:rsid w:val="2AD4F88B"/>
    <w:rsid w:val="2B2D91E1"/>
    <w:rsid w:val="2B565303"/>
    <w:rsid w:val="2B5AA0CB"/>
    <w:rsid w:val="2B882C88"/>
    <w:rsid w:val="2BF2923F"/>
    <w:rsid w:val="2C0E918A"/>
    <w:rsid w:val="2C3B76E6"/>
    <w:rsid w:val="2C4B980B"/>
    <w:rsid w:val="2C984D8D"/>
    <w:rsid w:val="2CAE2C61"/>
    <w:rsid w:val="2CC7E1C7"/>
    <w:rsid w:val="2CE9C34B"/>
    <w:rsid w:val="2D5B1FA0"/>
    <w:rsid w:val="2D87E5D8"/>
    <w:rsid w:val="2DCE9E2D"/>
    <w:rsid w:val="2E6D1E2C"/>
    <w:rsid w:val="2EB049AC"/>
    <w:rsid w:val="2EBA977C"/>
    <w:rsid w:val="2F617C2A"/>
    <w:rsid w:val="2FCB9632"/>
    <w:rsid w:val="2FD7C1B3"/>
    <w:rsid w:val="30A2F0A6"/>
    <w:rsid w:val="30C3C30C"/>
    <w:rsid w:val="30FDCD58"/>
    <w:rsid w:val="3151081A"/>
    <w:rsid w:val="316FD8AC"/>
    <w:rsid w:val="318E47D8"/>
    <w:rsid w:val="31FF4086"/>
    <w:rsid w:val="32581179"/>
    <w:rsid w:val="32C3E29E"/>
    <w:rsid w:val="330BF5A9"/>
    <w:rsid w:val="332918C0"/>
    <w:rsid w:val="336A7EE7"/>
    <w:rsid w:val="3377BBA5"/>
    <w:rsid w:val="337EC165"/>
    <w:rsid w:val="3454845C"/>
    <w:rsid w:val="3499DD72"/>
    <w:rsid w:val="34C00869"/>
    <w:rsid w:val="3546CEBC"/>
    <w:rsid w:val="356D869F"/>
    <w:rsid w:val="358A187B"/>
    <w:rsid w:val="3596EA3C"/>
    <w:rsid w:val="359E55DB"/>
    <w:rsid w:val="35A4CBB0"/>
    <w:rsid w:val="35B381FE"/>
    <w:rsid w:val="35EB0216"/>
    <w:rsid w:val="35F1B977"/>
    <w:rsid w:val="35F62752"/>
    <w:rsid w:val="360A2423"/>
    <w:rsid w:val="364257D9"/>
    <w:rsid w:val="36710284"/>
    <w:rsid w:val="3691BC4D"/>
    <w:rsid w:val="36AEF97C"/>
    <w:rsid w:val="36D7F96A"/>
    <w:rsid w:val="36E68E21"/>
    <w:rsid w:val="3725A8EF"/>
    <w:rsid w:val="37500F5E"/>
    <w:rsid w:val="383A866E"/>
    <w:rsid w:val="3882E095"/>
    <w:rsid w:val="38E0C322"/>
    <w:rsid w:val="39286DA4"/>
    <w:rsid w:val="39761A57"/>
    <w:rsid w:val="398E585B"/>
    <w:rsid w:val="39CEA43C"/>
    <w:rsid w:val="39FA7707"/>
    <w:rsid w:val="3A041670"/>
    <w:rsid w:val="3A253D95"/>
    <w:rsid w:val="3A2D40FE"/>
    <w:rsid w:val="3A3B7FF9"/>
    <w:rsid w:val="3A51B9AD"/>
    <w:rsid w:val="3A76A110"/>
    <w:rsid w:val="3A76E482"/>
    <w:rsid w:val="3A90C7C7"/>
    <w:rsid w:val="3B6D9739"/>
    <w:rsid w:val="3B8E1961"/>
    <w:rsid w:val="3D1FD1A7"/>
    <w:rsid w:val="3D54A0AE"/>
    <w:rsid w:val="3D5547ED"/>
    <w:rsid w:val="3D85F030"/>
    <w:rsid w:val="3D88BD17"/>
    <w:rsid w:val="3D92B47C"/>
    <w:rsid w:val="3DAA4291"/>
    <w:rsid w:val="3DC70DB5"/>
    <w:rsid w:val="3DD5E4F6"/>
    <w:rsid w:val="3DF017AA"/>
    <w:rsid w:val="3E171609"/>
    <w:rsid w:val="3E39CB34"/>
    <w:rsid w:val="3E3C4E37"/>
    <w:rsid w:val="3E630245"/>
    <w:rsid w:val="3ECA04BC"/>
    <w:rsid w:val="3FB56968"/>
    <w:rsid w:val="403C6E2F"/>
    <w:rsid w:val="405378F5"/>
    <w:rsid w:val="40538B56"/>
    <w:rsid w:val="409A6A6A"/>
    <w:rsid w:val="41640456"/>
    <w:rsid w:val="417742F4"/>
    <w:rsid w:val="41D0DE7B"/>
    <w:rsid w:val="42374F43"/>
    <w:rsid w:val="42426BF2"/>
    <w:rsid w:val="4252D060"/>
    <w:rsid w:val="425870B7"/>
    <w:rsid w:val="4260641C"/>
    <w:rsid w:val="42C2FEDF"/>
    <w:rsid w:val="42EE2DE8"/>
    <w:rsid w:val="430CD24A"/>
    <w:rsid w:val="431404FE"/>
    <w:rsid w:val="431E161F"/>
    <w:rsid w:val="434EAC26"/>
    <w:rsid w:val="436FF275"/>
    <w:rsid w:val="4416D648"/>
    <w:rsid w:val="4417E4A5"/>
    <w:rsid w:val="446A5897"/>
    <w:rsid w:val="448A77B9"/>
    <w:rsid w:val="4496E638"/>
    <w:rsid w:val="4497B70F"/>
    <w:rsid w:val="4533AAE7"/>
    <w:rsid w:val="453F2AB2"/>
    <w:rsid w:val="463A20DE"/>
    <w:rsid w:val="464272F2"/>
    <w:rsid w:val="46CE4077"/>
    <w:rsid w:val="46D17AA2"/>
    <w:rsid w:val="4701E491"/>
    <w:rsid w:val="47A3870C"/>
    <w:rsid w:val="4857F95E"/>
    <w:rsid w:val="488157D9"/>
    <w:rsid w:val="48A99F8D"/>
    <w:rsid w:val="48AB9597"/>
    <w:rsid w:val="48C6E748"/>
    <w:rsid w:val="48D7C37B"/>
    <w:rsid w:val="491A3CE7"/>
    <w:rsid w:val="499A919A"/>
    <w:rsid w:val="49D7BB45"/>
    <w:rsid w:val="49DC6A8B"/>
    <w:rsid w:val="49F4BE78"/>
    <w:rsid w:val="4A282B08"/>
    <w:rsid w:val="4A33860D"/>
    <w:rsid w:val="4A5A6E61"/>
    <w:rsid w:val="4A789F10"/>
    <w:rsid w:val="4AD8AB0F"/>
    <w:rsid w:val="4B33297F"/>
    <w:rsid w:val="4B42D3B7"/>
    <w:rsid w:val="4B511DF4"/>
    <w:rsid w:val="4B7400E0"/>
    <w:rsid w:val="4BEB45C3"/>
    <w:rsid w:val="4C6A5C6E"/>
    <w:rsid w:val="4CB9212F"/>
    <w:rsid w:val="4CC3D0A6"/>
    <w:rsid w:val="4D54D0A4"/>
    <w:rsid w:val="4D772DDA"/>
    <w:rsid w:val="4D891553"/>
    <w:rsid w:val="4DAC849E"/>
    <w:rsid w:val="4E62EF1B"/>
    <w:rsid w:val="4EC2D0A5"/>
    <w:rsid w:val="4ED3CB41"/>
    <w:rsid w:val="4F4576C6"/>
    <w:rsid w:val="4F4CC4C3"/>
    <w:rsid w:val="4FB66752"/>
    <w:rsid w:val="4FC9A949"/>
    <w:rsid w:val="4FD3BB75"/>
    <w:rsid w:val="50ADED13"/>
    <w:rsid w:val="50C92905"/>
    <w:rsid w:val="50E7D88D"/>
    <w:rsid w:val="514E0648"/>
    <w:rsid w:val="516AC20F"/>
    <w:rsid w:val="51992305"/>
    <w:rsid w:val="51DF1F9B"/>
    <w:rsid w:val="51F42269"/>
    <w:rsid w:val="520D8E55"/>
    <w:rsid w:val="524D32B5"/>
    <w:rsid w:val="52A9E345"/>
    <w:rsid w:val="52D30DF3"/>
    <w:rsid w:val="53949741"/>
    <w:rsid w:val="53BB1525"/>
    <w:rsid w:val="53C285B8"/>
    <w:rsid w:val="53DE9662"/>
    <w:rsid w:val="53E0BE45"/>
    <w:rsid w:val="53FE3F8D"/>
    <w:rsid w:val="540622A8"/>
    <w:rsid w:val="547AB104"/>
    <w:rsid w:val="5568ADBA"/>
    <w:rsid w:val="556A3BD9"/>
    <w:rsid w:val="556DDE9A"/>
    <w:rsid w:val="55B887D7"/>
    <w:rsid w:val="55E19B34"/>
    <w:rsid w:val="56A01F2D"/>
    <w:rsid w:val="56AF886C"/>
    <w:rsid w:val="56EC3750"/>
    <w:rsid w:val="5706F201"/>
    <w:rsid w:val="573CCD7D"/>
    <w:rsid w:val="577264DA"/>
    <w:rsid w:val="579B949F"/>
    <w:rsid w:val="57D9BDAE"/>
    <w:rsid w:val="58260116"/>
    <w:rsid w:val="583CD2DC"/>
    <w:rsid w:val="588A4C04"/>
    <w:rsid w:val="593ED70C"/>
    <w:rsid w:val="5973E016"/>
    <w:rsid w:val="59B6C6E5"/>
    <w:rsid w:val="5A06278A"/>
    <w:rsid w:val="5A09BDFF"/>
    <w:rsid w:val="5A24CE89"/>
    <w:rsid w:val="5A569AF7"/>
    <w:rsid w:val="5A664ED0"/>
    <w:rsid w:val="5AB0B3A5"/>
    <w:rsid w:val="5AC90D4A"/>
    <w:rsid w:val="5C084511"/>
    <w:rsid w:val="5C202E16"/>
    <w:rsid w:val="5C3ACAB4"/>
    <w:rsid w:val="5C8D32D2"/>
    <w:rsid w:val="5CAD2205"/>
    <w:rsid w:val="5CD7C124"/>
    <w:rsid w:val="5D59B6F9"/>
    <w:rsid w:val="5D671EA3"/>
    <w:rsid w:val="5D7FBDB4"/>
    <w:rsid w:val="5D91252A"/>
    <w:rsid w:val="5D9BAFE5"/>
    <w:rsid w:val="5DB30983"/>
    <w:rsid w:val="5DE26CC7"/>
    <w:rsid w:val="5E1EA14F"/>
    <w:rsid w:val="5E1EDB35"/>
    <w:rsid w:val="5E3B156B"/>
    <w:rsid w:val="5EA3F542"/>
    <w:rsid w:val="5EBD3D6A"/>
    <w:rsid w:val="5EC604B3"/>
    <w:rsid w:val="5EC988E1"/>
    <w:rsid w:val="5EDC7744"/>
    <w:rsid w:val="5F85E5D2"/>
    <w:rsid w:val="5FF151DE"/>
    <w:rsid w:val="60173C7D"/>
    <w:rsid w:val="6049F924"/>
    <w:rsid w:val="607A3EC0"/>
    <w:rsid w:val="60A4DFA3"/>
    <w:rsid w:val="6128BDFB"/>
    <w:rsid w:val="615BCA46"/>
    <w:rsid w:val="616DA158"/>
    <w:rsid w:val="620AD355"/>
    <w:rsid w:val="6242488B"/>
    <w:rsid w:val="62987ED4"/>
    <w:rsid w:val="62C5527D"/>
    <w:rsid w:val="63556A4E"/>
    <w:rsid w:val="63A28CFA"/>
    <w:rsid w:val="63E562B5"/>
    <w:rsid w:val="6425A6DC"/>
    <w:rsid w:val="646512CB"/>
    <w:rsid w:val="6485D71D"/>
    <w:rsid w:val="648B76BD"/>
    <w:rsid w:val="64B6FBC4"/>
    <w:rsid w:val="658CBA8F"/>
    <w:rsid w:val="658D3D1D"/>
    <w:rsid w:val="659A6653"/>
    <w:rsid w:val="65B8593D"/>
    <w:rsid w:val="65EA6803"/>
    <w:rsid w:val="660A0F84"/>
    <w:rsid w:val="663CF10B"/>
    <w:rsid w:val="6657ECDE"/>
    <w:rsid w:val="667128D8"/>
    <w:rsid w:val="669E5467"/>
    <w:rsid w:val="66A61B71"/>
    <w:rsid w:val="66AF838B"/>
    <w:rsid w:val="67442245"/>
    <w:rsid w:val="677376E7"/>
    <w:rsid w:val="67739162"/>
    <w:rsid w:val="68DBA636"/>
    <w:rsid w:val="69276F36"/>
    <w:rsid w:val="693DEAD8"/>
    <w:rsid w:val="69A410BC"/>
    <w:rsid w:val="69BC8267"/>
    <w:rsid w:val="69DBD8EC"/>
    <w:rsid w:val="69F51821"/>
    <w:rsid w:val="6A08A8A9"/>
    <w:rsid w:val="6A2D8AE1"/>
    <w:rsid w:val="6A64C8B0"/>
    <w:rsid w:val="6A7514EC"/>
    <w:rsid w:val="6A9370D7"/>
    <w:rsid w:val="6A970205"/>
    <w:rsid w:val="6AB59D49"/>
    <w:rsid w:val="6AE1CB85"/>
    <w:rsid w:val="6B12E848"/>
    <w:rsid w:val="6B484BFF"/>
    <w:rsid w:val="6B8FEB4F"/>
    <w:rsid w:val="6C17294B"/>
    <w:rsid w:val="6C93769C"/>
    <w:rsid w:val="6CBC03B8"/>
    <w:rsid w:val="6D55853C"/>
    <w:rsid w:val="6DD6A728"/>
    <w:rsid w:val="6E0B5555"/>
    <w:rsid w:val="6E4D789F"/>
    <w:rsid w:val="6F490CAC"/>
    <w:rsid w:val="6F609E73"/>
    <w:rsid w:val="6F8123CE"/>
    <w:rsid w:val="6F826D4E"/>
    <w:rsid w:val="6F978D69"/>
    <w:rsid w:val="6FE651A1"/>
    <w:rsid w:val="700E7839"/>
    <w:rsid w:val="70369BD5"/>
    <w:rsid w:val="706C2091"/>
    <w:rsid w:val="70764B3C"/>
    <w:rsid w:val="708D900A"/>
    <w:rsid w:val="70AD574A"/>
    <w:rsid w:val="70DC8DAF"/>
    <w:rsid w:val="711EE75A"/>
    <w:rsid w:val="713CE013"/>
    <w:rsid w:val="71481175"/>
    <w:rsid w:val="717E4E92"/>
    <w:rsid w:val="7190551C"/>
    <w:rsid w:val="71922ADC"/>
    <w:rsid w:val="71C3E7BC"/>
    <w:rsid w:val="71E8AF65"/>
    <w:rsid w:val="7203EB8A"/>
    <w:rsid w:val="725CA22F"/>
    <w:rsid w:val="727F4688"/>
    <w:rsid w:val="72C441FC"/>
    <w:rsid w:val="72CB7AED"/>
    <w:rsid w:val="72F7565F"/>
    <w:rsid w:val="73263BCC"/>
    <w:rsid w:val="739A6F5B"/>
    <w:rsid w:val="74646217"/>
    <w:rsid w:val="7499404A"/>
    <w:rsid w:val="74D3A21F"/>
    <w:rsid w:val="74DD6CBA"/>
    <w:rsid w:val="7505E5E6"/>
    <w:rsid w:val="750D7245"/>
    <w:rsid w:val="76057E55"/>
    <w:rsid w:val="763BAA76"/>
    <w:rsid w:val="7668FDE9"/>
    <w:rsid w:val="76768482"/>
    <w:rsid w:val="76A3AA15"/>
    <w:rsid w:val="770F8FB2"/>
    <w:rsid w:val="771D0D99"/>
    <w:rsid w:val="7730BB6C"/>
    <w:rsid w:val="7760BC19"/>
    <w:rsid w:val="7762CDF0"/>
    <w:rsid w:val="77BA3B39"/>
    <w:rsid w:val="78167C49"/>
    <w:rsid w:val="789090CF"/>
    <w:rsid w:val="78A691AE"/>
    <w:rsid w:val="78B81B70"/>
    <w:rsid w:val="78D89288"/>
    <w:rsid w:val="7947AE67"/>
    <w:rsid w:val="7A02E434"/>
    <w:rsid w:val="7A0ECB83"/>
    <w:rsid w:val="7A420527"/>
    <w:rsid w:val="7A995DBD"/>
    <w:rsid w:val="7AFF38EB"/>
    <w:rsid w:val="7B418042"/>
    <w:rsid w:val="7B4FC66B"/>
    <w:rsid w:val="7C03E31B"/>
    <w:rsid w:val="7C222D4B"/>
    <w:rsid w:val="7C238722"/>
    <w:rsid w:val="7C2C7E23"/>
    <w:rsid w:val="7C5CBB9F"/>
    <w:rsid w:val="7C77072B"/>
    <w:rsid w:val="7C7A5183"/>
    <w:rsid w:val="7C952108"/>
    <w:rsid w:val="7C9EBDE8"/>
    <w:rsid w:val="7CC4571D"/>
    <w:rsid w:val="7CF04B1B"/>
    <w:rsid w:val="7D671AD7"/>
    <w:rsid w:val="7D7EA497"/>
    <w:rsid w:val="7D86DAF1"/>
    <w:rsid w:val="7D890BE8"/>
    <w:rsid w:val="7DB92930"/>
    <w:rsid w:val="7DE14D02"/>
    <w:rsid w:val="7E2CEF9D"/>
    <w:rsid w:val="7EC9D393"/>
    <w:rsid w:val="7F40422B"/>
    <w:rsid w:val="7F930610"/>
    <w:rsid w:val="7F956D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C8BC407"/>
  <w15:chartTrackingRefBased/>
  <w15:docId w15:val="{F7F5BE09-41A5-4E00-A147-84E345883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9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9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9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9D4"/>
    <w:rPr>
      <w:rFonts w:eastAsiaTheme="majorEastAsia" w:cstheme="majorBidi"/>
      <w:color w:val="272727" w:themeColor="text1" w:themeTint="D8"/>
    </w:rPr>
  </w:style>
  <w:style w:type="paragraph" w:styleId="Title">
    <w:name w:val="Title"/>
    <w:basedOn w:val="Normal"/>
    <w:next w:val="Normal"/>
    <w:link w:val="TitleChar"/>
    <w:uiPriority w:val="10"/>
    <w:qFormat/>
    <w:rsid w:val="00D30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9D4"/>
    <w:pPr>
      <w:spacing w:before="160"/>
      <w:jc w:val="center"/>
    </w:pPr>
    <w:rPr>
      <w:i/>
      <w:iCs/>
      <w:color w:val="404040" w:themeColor="text1" w:themeTint="BF"/>
    </w:rPr>
  </w:style>
  <w:style w:type="character" w:customStyle="1" w:styleId="QuoteChar">
    <w:name w:val="Quote Char"/>
    <w:basedOn w:val="DefaultParagraphFont"/>
    <w:link w:val="Quote"/>
    <w:uiPriority w:val="29"/>
    <w:rsid w:val="00D309D4"/>
    <w:rPr>
      <w:i/>
      <w:iCs/>
      <w:color w:val="404040" w:themeColor="text1" w:themeTint="BF"/>
    </w:rPr>
  </w:style>
  <w:style w:type="paragraph" w:styleId="ListParagraph">
    <w:name w:val="List Paragraph"/>
    <w:basedOn w:val="Normal"/>
    <w:uiPriority w:val="34"/>
    <w:qFormat/>
    <w:rsid w:val="00D309D4"/>
    <w:pPr>
      <w:ind w:left="720"/>
      <w:contextualSpacing/>
    </w:pPr>
  </w:style>
  <w:style w:type="character" w:styleId="IntenseEmphasis">
    <w:name w:val="Intense Emphasis"/>
    <w:basedOn w:val="DefaultParagraphFont"/>
    <w:uiPriority w:val="21"/>
    <w:qFormat/>
    <w:rsid w:val="00D309D4"/>
    <w:rPr>
      <w:i/>
      <w:iCs/>
      <w:color w:val="0F4761" w:themeColor="accent1" w:themeShade="BF"/>
    </w:rPr>
  </w:style>
  <w:style w:type="paragraph" w:styleId="IntenseQuote">
    <w:name w:val="Intense Quote"/>
    <w:basedOn w:val="Normal"/>
    <w:next w:val="Normal"/>
    <w:link w:val="IntenseQuoteChar"/>
    <w:uiPriority w:val="30"/>
    <w:qFormat/>
    <w:rsid w:val="00D30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9D4"/>
    <w:rPr>
      <w:i/>
      <w:iCs/>
      <w:color w:val="0F4761" w:themeColor="accent1" w:themeShade="BF"/>
    </w:rPr>
  </w:style>
  <w:style w:type="character" w:styleId="IntenseReference">
    <w:name w:val="Intense Reference"/>
    <w:basedOn w:val="DefaultParagraphFont"/>
    <w:uiPriority w:val="32"/>
    <w:qFormat/>
    <w:rsid w:val="00D309D4"/>
    <w:rPr>
      <w:b/>
      <w:bCs/>
      <w:smallCaps/>
      <w:color w:val="0F4761" w:themeColor="accent1" w:themeShade="BF"/>
      <w:spacing w:val="5"/>
    </w:rPr>
  </w:style>
  <w:style w:type="paragraph" w:styleId="Footer">
    <w:name w:val="footer"/>
    <w:basedOn w:val="Normal"/>
    <w:link w:val="FooterChar"/>
    <w:uiPriority w:val="99"/>
    <w:unhideWhenUsed/>
    <w:rsid w:val="00D309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9D4"/>
  </w:style>
  <w:style w:type="character" w:styleId="Hyperlink">
    <w:name w:val="Hyperlink"/>
    <w:basedOn w:val="DefaultParagraphFont"/>
    <w:uiPriority w:val="99"/>
    <w:unhideWhenUsed/>
    <w:rsid w:val="00C25526"/>
    <w:rPr>
      <w:color w:val="467886" w:themeColor="hyperlink"/>
      <w:u w:val="single"/>
    </w:rPr>
  </w:style>
  <w:style w:type="character" w:styleId="UnresolvedMention">
    <w:name w:val="Unresolved Mention"/>
    <w:basedOn w:val="DefaultParagraphFont"/>
    <w:uiPriority w:val="99"/>
    <w:semiHidden/>
    <w:unhideWhenUsed/>
    <w:rsid w:val="00EC3CE7"/>
    <w:rPr>
      <w:color w:val="605E5C"/>
      <w:shd w:val="clear" w:color="auto" w:fill="E1DFDD"/>
    </w:rPr>
  </w:style>
  <w:style w:type="character" w:styleId="CommentReference">
    <w:name w:val="annotation reference"/>
    <w:basedOn w:val="DefaultParagraphFont"/>
    <w:uiPriority w:val="99"/>
    <w:semiHidden/>
    <w:unhideWhenUsed/>
    <w:rsid w:val="004C6E8D"/>
    <w:rPr>
      <w:sz w:val="16"/>
      <w:szCs w:val="16"/>
    </w:rPr>
  </w:style>
  <w:style w:type="paragraph" w:styleId="CommentText">
    <w:name w:val="annotation text"/>
    <w:basedOn w:val="Normal"/>
    <w:link w:val="CommentTextChar"/>
    <w:uiPriority w:val="99"/>
    <w:semiHidden/>
    <w:unhideWhenUsed/>
    <w:rsid w:val="004C6E8D"/>
    <w:pPr>
      <w:spacing w:line="240" w:lineRule="auto"/>
    </w:pPr>
    <w:rPr>
      <w:sz w:val="20"/>
      <w:szCs w:val="20"/>
    </w:rPr>
  </w:style>
  <w:style w:type="character" w:customStyle="1" w:styleId="CommentTextChar">
    <w:name w:val="Comment Text Char"/>
    <w:basedOn w:val="DefaultParagraphFont"/>
    <w:link w:val="CommentText"/>
    <w:uiPriority w:val="99"/>
    <w:semiHidden/>
    <w:rsid w:val="004C6E8D"/>
    <w:rPr>
      <w:sz w:val="20"/>
      <w:szCs w:val="20"/>
    </w:rPr>
  </w:style>
  <w:style w:type="paragraph" w:styleId="CommentSubject">
    <w:name w:val="annotation subject"/>
    <w:basedOn w:val="CommentText"/>
    <w:next w:val="CommentText"/>
    <w:link w:val="CommentSubjectChar"/>
    <w:uiPriority w:val="99"/>
    <w:semiHidden/>
    <w:unhideWhenUsed/>
    <w:rsid w:val="004C6E8D"/>
    <w:rPr>
      <w:b/>
      <w:bCs/>
    </w:rPr>
  </w:style>
  <w:style w:type="character" w:customStyle="1" w:styleId="CommentSubjectChar">
    <w:name w:val="Comment Subject Char"/>
    <w:basedOn w:val="CommentTextChar"/>
    <w:link w:val="CommentSubject"/>
    <w:uiPriority w:val="99"/>
    <w:semiHidden/>
    <w:rsid w:val="004C6E8D"/>
    <w:rPr>
      <w:b/>
      <w:bCs/>
      <w:sz w:val="20"/>
      <w:szCs w:val="20"/>
    </w:rPr>
  </w:style>
  <w:style w:type="paragraph" w:styleId="Revision">
    <w:name w:val="Revision"/>
    <w:hidden/>
    <w:uiPriority w:val="99"/>
    <w:semiHidden/>
    <w:rsid w:val="002E52A9"/>
    <w:pPr>
      <w:spacing w:after="0" w:line="240" w:lineRule="auto"/>
    </w:pPr>
  </w:style>
  <w:style w:type="paragraph" w:styleId="Header">
    <w:name w:val="header"/>
    <w:basedOn w:val="Normal"/>
    <w:link w:val="HeaderChar"/>
    <w:uiPriority w:val="99"/>
    <w:semiHidden/>
    <w:unhideWhenUsed/>
    <w:rsid w:val="00AC784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C784B"/>
  </w:style>
  <w:style w:type="character" w:styleId="FollowedHyperlink">
    <w:name w:val="FollowedHyperlink"/>
    <w:basedOn w:val="DefaultParagraphFont"/>
    <w:uiPriority w:val="99"/>
    <w:semiHidden/>
    <w:unhideWhenUsed/>
    <w:rsid w:val="00AD33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sciencedirect.com/science/article/pii/S221191241200003X" TargetMode="External"/><Relationship Id="rId26" Type="http://schemas.openxmlformats.org/officeDocument/2006/relationships/hyperlink" Target="https://www.icpac.net/documents/801/Food2931_24020212523.pdf" TargetMode="External"/><Relationship Id="rId3" Type="http://schemas.openxmlformats.org/officeDocument/2006/relationships/settings" Target="settings.xml"/><Relationship Id="rId21" Type="http://schemas.openxmlformats.org/officeDocument/2006/relationships/hyperlink" Target="https://www.worldbank.org/en/topic/agriculture/brief/joint-monitoring-report" TargetMode="External"/><Relationship Id="rId34"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hyperlink" Target="https://www.sciencedirect.com/science/article/pii/S221191241200003X" TargetMode="External"/><Relationship Id="rId25" Type="http://schemas.openxmlformats.org/officeDocument/2006/relationships/hyperlink" Target="https://openknowledge.fao.org/server/api/core/bitstreams/2db8f37d-27e7-442c-bcc3-7a90c4178bf4/content" TargetMode="Externa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www.ipcinfo.org/fileadmin/user_upload/ipcinfo/docs/IPC_Somalia_Projection_Update_Acute_Food_Insecurity_Malnutrition_Apr_Jun2026_Report.pdf" TargetMode="External"/><Relationship Id="rId20" Type="http://schemas.openxmlformats.org/officeDocument/2006/relationships/hyperlink" Target="https://news.un.org/en/story/2013/05/438682"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pcinfo.org/ipcinfo-website/ipc-dashboard/" TargetMode="External"/><Relationship Id="rId24" Type="http://schemas.openxmlformats.org/officeDocument/2006/relationships/hyperlink" Target="https://www.unocha.org/publications/report/somalia/somalia-drought-response-situation-report-no-5-23-april-2017"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wfp.org/news/joint-news-release-ochafaowfpunicef-un-agencies-warn-worsening-hunger-and-malnutrition-crisis" TargetMode="External"/><Relationship Id="rId23" Type="http://schemas.openxmlformats.org/officeDocument/2006/relationships/hyperlink" Target="https://interagencystandingcommittee.org/sites/default/files/2025-03/IAHE%20of%20the%20Drought%20Response%20in%20Somalia.pdf" TargetMode="External"/><Relationship Id="rId28" Type="http://schemas.openxmlformats.org/officeDocument/2006/relationships/hyperlink" Target="https://reliefweb.int/report/somalia/somalia-food-security-improving-recovery-remains-fragile" TargetMode="External"/><Relationship Id="rId10" Type="http://schemas.microsoft.com/office/2018/08/relationships/commentsExtensible" Target="commentsExtensible.xml"/><Relationship Id="rId19" Type="http://schemas.openxmlformats.org/officeDocument/2006/relationships/hyperlink" Target="https://www.ipcinfo.org/fileadmin/user_upload/ipcinfo/docs/IPC_Somalia_Projection_Update_Acute_Food_Insecurity_Malnutrition_Apr_Jun2026_Report.pdf" TargetMode="External"/><Relationship Id="rId31" Type="http://schemas.openxmlformats.org/officeDocument/2006/relationships/footer" Target="footer3.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ipcinfo.org/fileadmin/user_upload/ipcinfo/docs/IPC_Somalia_Projection_Update_Acute_Food_Insecurity_Malnutrition_Apr_Jun2026_Report.pdf" TargetMode="External"/><Relationship Id="rId22" Type="http://schemas.openxmlformats.org/officeDocument/2006/relationships/hyperlink" Target="https://blogs.worldbank.org/en/opendata/leveraging-data-for-early-detection-of-food-and-nutrition-crises" TargetMode="External"/><Relationship Id="rId27" Type="http://schemas.openxmlformats.org/officeDocument/2006/relationships/hyperlink" Target="https://www.unocha.org/publications/report/somalia/evaluation-2017-somalia-humanitarian-cash-based-response" TargetMode="External"/><Relationship Id="rId30" Type="http://schemas.openxmlformats.org/officeDocument/2006/relationships/footer" Target="footer2.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1633</TotalTime>
  <Pages>0</Pages>
  <Words>0</Words>
  <Characters>0</Characters>
  <Application>Microsoft Office Word</Application>
  <DocSecurity>4</DocSecurity>
  <Lines>0</Lines>
  <Paragraphs>0</Paragraphs>
  <ScaleCrop>false</ScaleCrop>
  <Company>WBG</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Xin Xin Jin</dc:creator>
  <cp:keywords/>
  <dc:description/>
  <cp:lastModifiedBy>Divyanshi Wadhwa</cp:lastModifiedBy>
  <cp:revision>336</cp:revision>
  <dcterms:created xsi:type="dcterms:W3CDTF">2026-07-16T15:43:00Z</dcterms:created>
  <dcterms:modified xsi:type="dcterms:W3CDTF">2026-07-29T14:57:00Z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6708e602,55f2c63e,25b71307</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2026-07-16T18:43:48Z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eb47417d-34b1-4c81-bceb-7cf9a3fd8c1f</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